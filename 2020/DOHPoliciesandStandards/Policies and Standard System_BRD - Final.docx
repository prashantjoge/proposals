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2F06D8" w:rsidRPr="000344CF" w:rsidRDefault="00461DBC" w:rsidP="002F06D8">
      <w:pPr>
        <w:rPr>
          <w:rFonts w:asciiTheme="minorHAnsi" w:eastAsia="Times New Roman" w:hAnsiTheme="minorHAnsi" w:cs="Times New Roman"/>
          <w:b/>
          <w:bCs/>
          <w:smallCaps/>
          <w:spacing w:val="5"/>
          <w:sz w:val="22"/>
          <w:szCs w:val="22"/>
          <w:lang w:eastAsia="de-DE"/>
        </w:rPr>
      </w:pPr>
      <w:r w:rsidRPr="000344CF">
        <w:rPr>
          <w:rFonts w:asciiTheme="minorHAnsi" w:hAnsiTheme="minorHAnsi"/>
          <w:noProof/>
          <w:sz w:val="22"/>
          <w:szCs w:val="22"/>
        </w:rPr>
        <mc:AlternateContent>
          <mc:Choice Requires="wpg">
            <w:drawing>
              <wp:anchor distT="0" distB="0" distL="114300" distR="114300" simplePos="0" relativeHeight="251657216" behindDoc="0" locked="0" layoutInCell="1" allowOverlap="1" wp14:anchorId="3D254002" wp14:editId="5915534F">
                <wp:simplePos x="0" y="0"/>
                <wp:positionH relativeFrom="margin">
                  <wp:posOffset>-493085</wp:posOffset>
                </wp:positionH>
                <wp:positionV relativeFrom="paragraph">
                  <wp:posOffset>73</wp:posOffset>
                </wp:positionV>
                <wp:extent cx="7124700" cy="9001125"/>
                <wp:effectExtent l="0" t="0" r="0" b="9525"/>
                <wp:wrapTight wrapText="bothSides">
                  <wp:wrapPolygon edited="0">
                    <wp:start x="0" y="0"/>
                    <wp:lineTo x="0" y="21577"/>
                    <wp:lineTo x="6237" y="21577"/>
                    <wp:lineTo x="21542" y="21577"/>
                    <wp:lineTo x="21542" y="0"/>
                    <wp:lineTo x="0" y="0"/>
                  </wp:wrapPolygon>
                </wp:wrapTight>
                <wp:docPr id="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4700" cy="9001125"/>
                          <a:chOff x="375" y="364"/>
                          <a:chExt cx="11520" cy="15124"/>
                        </a:xfrm>
                      </wpg:grpSpPr>
                      <wps:wsp>
                        <wps:cNvPr id="6" name="Rectangle 464" descr="Title: Color background"/>
                        <wps:cNvSpPr>
                          <a:spLocks noChangeArrowheads="1"/>
                        </wps:cNvSpPr>
                        <wps:spPr bwMode="auto">
                          <a:xfrm>
                            <a:off x="375" y="374"/>
                            <a:ext cx="11518" cy="15104"/>
                          </a:xfrm>
                          <a:prstGeom prst="rect">
                            <a:avLst/>
                          </a:prstGeom>
                          <a:solidFill>
                            <a:srgbClr val="E7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 name="Picture 51" descr="Public%20cover%20page-0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3" y="364"/>
                            <a:ext cx="3283" cy="15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1"/>
                        <wpg:cNvGrpSpPr>
                          <a:grpSpLocks/>
                        </wpg:cNvGrpSpPr>
                        <wpg:grpSpPr bwMode="auto">
                          <a:xfrm>
                            <a:off x="375" y="13955"/>
                            <a:ext cx="11520" cy="424"/>
                            <a:chOff x="0" y="0"/>
                            <a:chExt cx="7315200" cy="269240"/>
                          </a:xfrm>
                        </wpg:grpSpPr>
                        <wps:wsp>
                          <wps:cNvPr id="9" name="Rectangle 470"/>
                          <wps:cNvSpPr>
                            <a:spLocks noChangeArrowheads="1"/>
                          </wps:cNvSpPr>
                          <wps:spPr bwMode="auto">
                            <a:xfrm>
                              <a:off x="0" y="9525"/>
                              <a:ext cx="7315200" cy="248285"/>
                            </a:xfrm>
                            <a:prstGeom prst="rect">
                              <a:avLst/>
                            </a:prstGeom>
                            <a:solidFill>
                              <a:srgbClr val="009EE2"/>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pic:pic xmlns:pic="http://schemas.openxmlformats.org/drawingml/2006/picture">
                          <pic:nvPicPr>
                            <pic:cNvPr id="13" name="Picture 11" descr="Untitled-1-02.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04800" y="0"/>
                              <a:ext cx="1671955"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4" name="Picture 9" descr="../../../../Desktop/DOH%20logo/Vertical/DOH-CMYK-vertic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8295" y="585"/>
                            <a:ext cx="3436" cy="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D7E658" id="Group 9" o:spid="_x0000_s1026" style="position:absolute;margin-left:-38.85pt;margin-top:0;width:561pt;height:708.75pt;z-index:251657216;mso-position-horizontal-relative:margin" coordorigin="375,364" coordsize="11520,1512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&#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">
                <v:rect id="Rectangle 464" o:spid="_x0000_s1027" alt="Title: Color background" style="position:absolute;left:375;top:374;width:11518;height:15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wocMA&#10;AADaAAAADwAAAGRycy9kb3ducmV2LnhtbESPwW7CMBBE70j8g7VIvYEDh5QGDKqoKioOQIEPWOJN&#10;HDVeR7GBtF9fIyFxHM3MG8182dlaXKn1lWMF41ECgjh3uuJSwen4OZyC8AFZY+2YFPySh+Wi35tj&#10;pt2Nv+l6CKWIEPYZKjAhNJmUPjdk0Y9cQxy9wrUWQ5RtKXWLtwi3tZwkSSotVhwXDDa0MpT/HC5W&#10;wds6+TMb2q7T/evHZmLzoricd0q9DLr3GYhAXXiGH+0vrSCF+5V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CwocMAAADaAAAADwAAAAAAAAAAAAAAAACYAgAAZHJzL2Rv&#10;d25yZXYueG1sUEsFBgAAAAAEAAQA9QAAAIgDAAAAAA==&#10;" fillcolor="#e7e6e6"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8" type="#_x0000_t75" alt="Public%20cover%20page-02.jpg" style="position:absolute;left:383;top:364;width:3283;height:15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NoyjCAAAA2gAAAA8AAABkcnMvZG93bnJldi54bWxEj0FrwkAUhO8F/8PyBG91owdbo6tIpOCp&#10;0SieH9lnEs2+Dbtbjf++WxB6HGbmG2a57k0r7uR8Y1nBZJyAIC6tbrhScDp+vX+C8AFZY2uZFDzJ&#10;w3o1eFtiqu2DD3QvQiUihH2KCuoQulRKX9Zk0I9tRxy9i3UGQ5SuktrhI8JNK6dJMpMGG44LNXaU&#10;1VTeih+joNie8/2V3GyTzyd5dfjOsmb7VGo07DcLEIH68B9+tXdawQf8XYk3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TaMowgAAANoAAAAPAAAAAAAAAAAAAAAAAJ8C&#10;AABkcnMvZG93bnJldi54bWxQSwUGAAAAAAQABAD3AAAAjgMAAAAA&#10;">
                  <v:imagedata r:id="rId14" o:title="Public%20cover%20page-02"/>
                </v:shape>
                <v:group id="Group 1" o:spid="_x0000_s1029" style="position:absolute;left:375;top:13955;width:11520;height:424" coordsize="73152,2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tangle 470" o:spid="_x0000_s1030" style="position:absolute;top:95;width:73152;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qlMEA&#10;AADaAAAADwAAAGRycy9kb3ducmV2LnhtbESPQYvCMBSE74L/ITzBm6buwdVqKiKuyB5krf6AR/Ns&#10;S5uX2kRb//1mQdjjMN/MMOtNb2rxpNaVlhXMphEI4szqknMF18vXZAHCeWSNtWVS8CIHm2Q4WGOs&#10;bcdneqY+F6GEXYwKCu+bWEqXFWTQTW1DHLybbQ36INtc6ha7UG5q+RFFc2mw5LBQYEO7grIqfRgF&#10;XdabfUB/Fp05PD4rdz/h91yp8ajfrkB46v0//E4ftYIl/F0JN0A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dapTBAAAA2gAAAA8AAAAAAAAAAAAAAAAAmAIAAGRycy9kb3du&#10;cmV2LnhtbFBLBQYAAAAABAAEAPUAAACGAwAAAAA=&#10;" fillcolor="#009ee2" stroked="f" strokeweight="1pt"/>
                  <v:shape id="Picture 11" o:spid="_x0000_s1031" type="#_x0000_t75" alt="Untitled-1-02.png" style="position:absolute;left:3048;width:16719;height:2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s02jCAAAA2wAAAA8AAABkcnMvZG93bnJldi54bWxET01rAjEQvQv9D2EK3jSrgtitUaRQEcGC&#10;2i7tbbqZbhY3kyWJuv33Rij0No/3OfNlZxtxIR9qxwpGwwwEcel0zZWC9+PrYAYiRGSNjWNS8EsB&#10;louH3hxz7a68p8shViKFcMhRgYmxzaUMpSGLYeha4sT9OG8xJugrqT1eU7ht5DjLptJizanBYEsv&#10;hsrT4WwV+O0bPzn6kkWxOx0/7PrTfBcbpfqP3eoZRKQu/ov/3Bud5k/g/ks6QC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7NNowgAAANsAAAAPAAAAAAAAAAAAAAAAAJ8C&#10;AABkcnMvZG93bnJldi54bWxQSwUGAAAAAAQABAD3AAAAjgMAAAAA&#10;">
                    <v:imagedata r:id="rId15" o:title="Untitled-1-02"/>
                    <v:path arrowok="t"/>
                  </v:shape>
                </v:group>
                <v:shape id="Picture 9" o:spid="_x0000_s1032" type="#_x0000_t75" alt="../../../../Desktop/DOH%20logo/Vertical/DOH-CMYK-vertical.png" style="position:absolute;left:8295;top:585;width:3436;height:3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5gYS/AAAA2wAAAA8AAABkcnMvZG93bnJldi54bWxEj80KwjAQhO+C7xBW8GZTpYhUoxRREATB&#10;n4PHpVnbYrMpTdT69kYQvO0y883OLladqcWTWldZVjCOYhDEudUVFwou5+1oBsJ5ZI21ZVLwJger&#10;Zb+3wFTbFx/pefKFCCHsUlRQet+kUrq8JIMusg1x0G62NejD2hZSt/gK4aaWkzieSoMVhwslNrQu&#10;Kb+fHkYB3ZLJfqPlIfNZYIv4ej68E6WGgy6bg/DU+b/5R+90qJ/A95cwgF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q+YGEvwAAANsAAAAPAAAAAAAAAAAAAAAAAJ8CAABk&#10;cnMvZG93bnJldi54bWxQSwUGAAAAAAQABAD3AAAAiwMAAAAA&#10;">
                  <v:imagedata r:id="rId16" o:title="DOH-CMYK-vertical"/>
                </v:shape>
                <w10:wrap type="tight" anchorx="margin"/>
              </v:group>
            </w:pict>
          </mc:Fallback>
        </mc:AlternateContent>
      </w:r>
      <w:r w:rsidR="002F06D8" w:rsidRPr="000344CF">
        <w:rPr>
          <w:rFonts w:asciiTheme="minorHAnsi" w:hAnsiTheme="minorHAnsi"/>
          <w:noProof/>
          <w:sz w:val="22"/>
          <w:szCs w:val="22"/>
        </w:rPr>
        <mc:AlternateContent>
          <mc:Choice Requires="wps">
            <w:drawing>
              <wp:anchor distT="0" distB="0" distL="114300" distR="114300" simplePos="0" relativeHeight="251658240" behindDoc="0" locked="0" layoutInCell="1" allowOverlap="1" wp14:anchorId="2229DB96" wp14:editId="3AD9D3D2">
                <wp:simplePos x="0" y="0"/>
                <wp:positionH relativeFrom="page">
                  <wp:posOffset>2038349</wp:posOffset>
                </wp:positionH>
                <wp:positionV relativeFrom="paragraph">
                  <wp:posOffset>2628900</wp:posOffset>
                </wp:positionV>
                <wp:extent cx="5229225" cy="1666875"/>
                <wp:effectExtent l="0" t="0" r="9525" b="9525"/>
                <wp:wrapNone/>
                <wp:docPr id="463" name="Text Box 463" title="Title and subtitl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9225" cy="1666875"/>
                        </a:xfrm>
                        <a:prstGeom prst="rect">
                          <a:avLst/>
                        </a:prstGeom>
                        <a:noFill/>
                        <a:ln w="6350">
                          <a:noFill/>
                        </a:ln>
                      </wps:spPr>
                      <wps:txbx>
                        <w:txbxContent>
                          <w:p w:rsidR="00BB2937" w:rsidRPr="00C93124" w:rsidRDefault="00BB2937">
                            <w:pPr>
                              <w:pStyle w:val="MediumGrid21"/>
                              <w:spacing w:after="240" w:line="216" w:lineRule="auto"/>
                              <w:rPr>
                                <w:rFonts w:ascii="Calibri Light" w:hAnsi="Calibri Light"/>
                                <w:color w:val="44546A"/>
                                <w:spacing w:val="10"/>
                                <w:sz w:val="36"/>
                                <w:szCs w:val="36"/>
                              </w:rPr>
                            </w:pPr>
                          </w:p>
                          <w:p w:rsidR="00BB2937" w:rsidRPr="00461DBC" w:rsidRDefault="00BB2937" w:rsidP="008F0931">
                            <w:pPr>
                              <w:pStyle w:val="MediumGrid21"/>
                              <w:spacing w:line="216" w:lineRule="auto"/>
                              <w:rPr>
                                <w:rFonts w:ascii="Calibri Light" w:hAnsi="Calibri Light"/>
                                <w:caps/>
                                <w:color w:val="44546A"/>
                                <w:sz w:val="56"/>
                                <w:szCs w:val="56"/>
                              </w:rPr>
                            </w:pPr>
                            <w:r>
                              <w:rPr>
                                <w:rFonts w:ascii="Calibri Light" w:hAnsi="Calibri Light"/>
                                <w:caps/>
                                <w:color w:val="44546A"/>
                                <w:spacing w:val="10"/>
                                <w:sz w:val="44"/>
                                <w:szCs w:val="44"/>
                              </w:rPr>
                              <w:t>DoH Policies and Standard System</w:t>
                            </w:r>
                          </w:p>
                          <w:p w:rsidR="00BB2937" w:rsidRPr="00C93124" w:rsidRDefault="00BB2937" w:rsidP="00461DBC">
                            <w:pPr>
                              <w:pStyle w:val="MediumGrid21"/>
                              <w:spacing w:after="240" w:line="480" w:lineRule="auto"/>
                              <w:rPr>
                                <w:rFonts w:ascii="Calibri Light" w:eastAsia="Calibri" w:hAnsi="Calibri Light"/>
                                <w:color w:val="44546A"/>
                                <w:spacing w:val="10"/>
                                <w:sz w:val="36"/>
                                <w:szCs w:val="36"/>
                                <w:lang w:eastAsia="en-US"/>
                              </w:rPr>
                            </w:pPr>
                            <w:r w:rsidRPr="00C93124">
                              <w:rPr>
                                <w:rFonts w:ascii="Calibri Light" w:hAnsi="Calibri Light"/>
                                <w:color w:val="44546A"/>
                                <w:spacing w:val="10"/>
                                <w:sz w:val="36"/>
                                <w:szCs w:val="36"/>
                              </w:rPr>
                              <w:t>[</w:t>
                            </w:r>
                            <w:r>
                              <w:rPr>
                                <w:rFonts w:ascii="Calibri Light" w:hAnsi="Calibri Light"/>
                                <w:color w:val="44546A"/>
                                <w:spacing w:val="10"/>
                                <w:sz w:val="36"/>
                                <w:szCs w:val="36"/>
                              </w:rPr>
                              <w:t>Business Requirement Document</w:t>
                            </w:r>
                            <w:r w:rsidRPr="00C93124">
                              <w:rPr>
                                <w:rFonts w:ascii="Calibri Light" w:hAnsi="Calibri Light"/>
                                <w:color w:val="44546A"/>
                                <w:spacing w:val="10"/>
                                <w:sz w:val="36"/>
                                <w:szCs w:val="36"/>
                              </w:rPr>
                              <w:t>]</w:t>
                            </w:r>
                          </w:p>
                          <w:p w:rsidR="00BB2937" w:rsidRPr="00C93124" w:rsidRDefault="00BB2937">
                            <w:pPr>
                              <w:pStyle w:val="MediumGrid21"/>
                              <w:spacing w:line="216" w:lineRule="auto"/>
                              <w:rPr>
                                <w:rFonts w:ascii="Calibri Light" w:hAnsi="Calibri Light"/>
                                <w:caps/>
                                <w:color w:val="44546A"/>
                                <w:sz w:val="96"/>
                                <w:szCs w:val="9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9DB96" id="_x0000_t202" coordsize="21600,21600" o:spt="202" path="m,l,21600r21600,l21600,xe">
                <v:stroke joinstyle="miter"/>
                <v:path gradientshapeok="t" o:connecttype="rect"/>
              </v:shapetype>
              <v:shape id="Text Box 463" o:spid="_x0000_s1026" type="#_x0000_t202" alt="Title: Title and subtitle" style="position:absolute;margin-left:160.5pt;margin-top:207pt;width:411.75pt;height:131.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" filled="f" stroked="f" strokeweight=".5pt">
                <v:path arrowok="t"/>
                <v:textbox inset="36pt,36pt,0,0">
                  <w:txbxContent>
                    <w:p w:rsidR="00BB2937" w:rsidRPr="00C93124" w:rsidRDefault="00BB2937">
                      <w:pPr>
                        <w:pStyle w:val="MediumGrid21"/>
                        <w:spacing w:after="240" w:line="216" w:lineRule="auto"/>
                        <w:rPr>
                          <w:rFonts w:ascii="Calibri Light" w:hAnsi="Calibri Light"/>
                          <w:color w:val="44546A"/>
                          <w:spacing w:val="10"/>
                          <w:sz w:val="36"/>
                          <w:szCs w:val="36"/>
                        </w:rPr>
                      </w:pPr>
                    </w:p>
                    <w:p w:rsidR="00BB2937" w:rsidRPr="00461DBC" w:rsidRDefault="00BB2937" w:rsidP="008F0931">
                      <w:pPr>
                        <w:pStyle w:val="MediumGrid21"/>
                        <w:spacing w:line="216" w:lineRule="auto"/>
                        <w:rPr>
                          <w:rFonts w:ascii="Calibri Light" w:hAnsi="Calibri Light"/>
                          <w:caps/>
                          <w:color w:val="44546A"/>
                          <w:sz w:val="56"/>
                          <w:szCs w:val="56"/>
                        </w:rPr>
                      </w:pPr>
                      <w:r>
                        <w:rPr>
                          <w:rFonts w:ascii="Calibri Light" w:hAnsi="Calibri Light"/>
                          <w:caps/>
                          <w:color w:val="44546A"/>
                          <w:spacing w:val="10"/>
                          <w:sz w:val="44"/>
                          <w:szCs w:val="44"/>
                        </w:rPr>
                        <w:t>DoH Policies and Standard System</w:t>
                      </w:r>
                    </w:p>
                    <w:p w:rsidR="00BB2937" w:rsidRPr="00C93124" w:rsidRDefault="00BB2937" w:rsidP="00461DBC">
                      <w:pPr>
                        <w:pStyle w:val="MediumGrid21"/>
                        <w:spacing w:after="240" w:line="480" w:lineRule="auto"/>
                        <w:rPr>
                          <w:rFonts w:ascii="Calibri Light" w:eastAsia="Calibri" w:hAnsi="Calibri Light"/>
                          <w:color w:val="44546A"/>
                          <w:spacing w:val="10"/>
                          <w:sz w:val="36"/>
                          <w:szCs w:val="36"/>
                          <w:lang w:eastAsia="en-US"/>
                        </w:rPr>
                      </w:pPr>
                      <w:r w:rsidRPr="00C93124">
                        <w:rPr>
                          <w:rFonts w:ascii="Calibri Light" w:hAnsi="Calibri Light"/>
                          <w:color w:val="44546A"/>
                          <w:spacing w:val="10"/>
                          <w:sz w:val="36"/>
                          <w:szCs w:val="36"/>
                        </w:rPr>
                        <w:t>[</w:t>
                      </w:r>
                      <w:r>
                        <w:rPr>
                          <w:rFonts w:ascii="Calibri Light" w:hAnsi="Calibri Light"/>
                          <w:color w:val="44546A"/>
                          <w:spacing w:val="10"/>
                          <w:sz w:val="36"/>
                          <w:szCs w:val="36"/>
                        </w:rPr>
                        <w:t>Business Requirement Document</w:t>
                      </w:r>
                      <w:r w:rsidRPr="00C93124">
                        <w:rPr>
                          <w:rFonts w:ascii="Calibri Light" w:hAnsi="Calibri Light"/>
                          <w:color w:val="44546A"/>
                          <w:spacing w:val="10"/>
                          <w:sz w:val="36"/>
                          <w:szCs w:val="36"/>
                        </w:rPr>
                        <w:t>]</w:t>
                      </w:r>
                    </w:p>
                    <w:p w:rsidR="00BB2937" w:rsidRPr="00C93124" w:rsidRDefault="00BB2937">
                      <w:pPr>
                        <w:pStyle w:val="MediumGrid21"/>
                        <w:spacing w:line="216" w:lineRule="auto"/>
                        <w:rPr>
                          <w:rFonts w:ascii="Calibri Light" w:hAnsi="Calibri Light"/>
                          <w:caps/>
                          <w:color w:val="44546A"/>
                          <w:sz w:val="96"/>
                          <w:szCs w:val="96"/>
                        </w:rPr>
                      </w:pPr>
                    </w:p>
                  </w:txbxContent>
                </v:textbox>
                <w10:wrap anchorx="page"/>
              </v:shape>
            </w:pict>
          </mc:Fallback>
        </mc:AlternateContent>
      </w:r>
      <w:r w:rsidR="000F7921" w:rsidRPr="000344CF">
        <w:rPr>
          <w:rFonts w:asciiTheme="minorHAnsi" w:hAnsiTheme="minorHAnsi"/>
          <w:sz w:val="22"/>
          <w:szCs w:val="22"/>
        </w:rPr>
        <w:br w:type="page"/>
      </w:r>
      <w:bookmarkStart w:id="1" w:name="_Toc220654720"/>
      <w:bookmarkStart w:id="2" w:name="_Toc343083742"/>
      <w:bookmarkStart w:id="3" w:name="_Toc499462390"/>
      <w:r w:rsidR="002F06D8" w:rsidRPr="000344CF">
        <w:rPr>
          <w:rFonts w:asciiTheme="minorHAnsi" w:eastAsia="Times New Roman" w:hAnsiTheme="minorHAnsi" w:cs="Times New Roman"/>
          <w:b/>
          <w:bCs/>
          <w:smallCaps/>
          <w:spacing w:val="5"/>
          <w:sz w:val="22"/>
          <w:szCs w:val="22"/>
          <w:lang w:eastAsia="de-DE"/>
        </w:rPr>
        <w:lastRenderedPageBreak/>
        <w:t>Revision History</w:t>
      </w:r>
      <w:bookmarkEnd w:id="1"/>
      <w:bookmarkEnd w:id="2"/>
      <w:bookmarkEnd w:id="3"/>
    </w:p>
    <w:p w:rsidR="002F06D8" w:rsidRPr="000344CF" w:rsidRDefault="002F06D8" w:rsidP="002F06D8">
      <w:pPr>
        <w:rPr>
          <w:rFonts w:asciiTheme="minorHAnsi" w:hAnsiTheme="minorHAnsi"/>
          <w:sz w:val="22"/>
          <w:szCs w:val="22"/>
          <w:lang w:val="en-GB" w:eastAsia="de-DE"/>
        </w:rPr>
      </w:pPr>
    </w:p>
    <w:tbl>
      <w:tblPr>
        <w:tblW w:w="10225" w:type="dxa"/>
        <w:tblBorders>
          <w:top w:val="single" w:sz="8" w:space="0" w:color="808080"/>
          <w:left w:val="single" w:sz="8" w:space="0" w:color="808080"/>
          <w:bottom w:val="single" w:sz="8" w:space="0" w:color="808080"/>
          <w:right w:val="single" w:sz="8" w:space="0" w:color="808080"/>
          <w:insideH w:val="single" w:sz="8" w:space="0" w:color="808080"/>
          <w:insideV w:val="single" w:sz="8" w:space="0" w:color="808080"/>
        </w:tblBorders>
        <w:tblLayout w:type="fixed"/>
        <w:tblLook w:val="0000" w:firstRow="0" w:lastRow="0" w:firstColumn="0" w:lastColumn="0" w:noHBand="0" w:noVBand="0"/>
      </w:tblPr>
      <w:tblGrid>
        <w:gridCol w:w="1520"/>
        <w:gridCol w:w="1080"/>
        <w:gridCol w:w="2970"/>
        <w:gridCol w:w="2509"/>
        <w:gridCol w:w="2146"/>
      </w:tblGrid>
      <w:tr w:rsidR="002F06D8" w:rsidRPr="000344CF" w:rsidTr="00374397">
        <w:trPr>
          <w:trHeight w:val="403"/>
        </w:trPr>
        <w:tc>
          <w:tcPr>
            <w:tcW w:w="1520" w:type="dxa"/>
            <w:tcBorders>
              <w:bottom w:val="single" w:sz="18" w:space="0" w:color="808080"/>
            </w:tcBorders>
          </w:tcPr>
          <w:p w:rsidR="002F06D8" w:rsidRPr="000344CF" w:rsidRDefault="002F06D8" w:rsidP="00374397">
            <w:pPr>
              <w:tabs>
                <w:tab w:val="left" w:pos="540"/>
              </w:tabs>
              <w:spacing w:before="120" w:after="120"/>
              <w:jc w:val="center"/>
              <w:rPr>
                <w:rFonts w:asciiTheme="minorHAnsi" w:hAnsiTheme="minorHAnsi"/>
                <w:b/>
                <w:sz w:val="22"/>
                <w:szCs w:val="22"/>
                <w:lang w:val="en-GB" w:eastAsia="de-DE"/>
              </w:rPr>
            </w:pPr>
            <w:r w:rsidRPr="000344CF">
              <w:rPr>
                <w:rFonts w:asciiTheme="minorHAnsi" w:hAnsiTheme="minorHAnsi"/>
                <w:b/>
                <w:sz w:val="22"/>
                <w:szCs w:val="22"/>
                <w:lang w:val="en-GB" w:eastAsia="de-DE"/>
              </w:rPr>
              <w:t>Date</w:t>
            </w:r>
          </w:p>
        </w:tc>
        <w:tc>
          <w:tcPr>
            <w:tcW w:w="1080" w:type="dxa"/>
            <w:tcBorders>
              <w:bottom w:val="single" w:sz="18" w:space="0" w:color="808080"/>
            </w:tcBorders>
          </w:tcPr>
          <w:p w:rsidR="002F06D8" w:rsidRPr="000344CF" w:rsidRDefault="002F06D8" w:rsidP="00374397">
            <w:pPr>
              <w:tabs>
                <w:tab w:val="left" w:pos="540"/>
              </w:tabs>
              <w:spacing w:before="120" w:after="120"/>
              <w:jc w:val="center"/>
              <w:rPr>
                <w:rFonts w:asciiTheme="minorHAnsi" w:hAnsiTheme="minorHAnsi"/>
                <w:b/>
                <w:sz w:val="22"/>
                <w:szCs w:val="22"/>
                <w:lang w:val="en-GB" w:eastAsia="de-DE"/>
              </w:rPr>
            </w:pPr>
            <w:r w:rsidRPr="000344CF">
              <w:rPr>
                <w:rFonts w:asciiTheme="minorHAnsi" w:hAnsiTheme="minorHAnsi"/>
                <w:b/>
                <w:sz w:val="22"/>
                <w:szCs w:val="22"/>
                <w:lang w:val="en-GB" w:eastAsia="de-DE"/>
              </w:rPr>
              <w:t>Version</w:t>
            </w:r>
          </w:p>
        </w:tc>
        <w:tc>
          <w:tcPr>
            <w:tcW w:w="2970" w:type="dxa"/>
            <w:tcBorders>
              <w:bottom w:val="single" w:sz="18" w:space="0" w:color="808080"/>
            </w:tcBorders>
          </w:tcPr>
          <w:p w:rsidR="002F06D8" w:rsidRPr="000344CF" w:rsidRDefault="002F06D8" w:rsidP="00374397">
            <w:pPr>
              <w:tabs>
                <w:tab w:val="left" w:pos="540"/>
              </w:tabs>
              <w:spacing w:before="120" w:after="120"/>
              <w:jc w:val="center"/>
              <w:rPr>
                <w:rFonts w:asciiTheme="minorHAnsi" w:hAnsiTheme="minorHAnsi"/>
                <w:b/>
                <w:sz w:val="22"/>
                <w:szCs w:val="22"/>
                <w:lang w:val="en-GB" w:eastAsia="de-DE"/>
              </w:rPr>
            </w:pPr>
            <w:r w:rsidRPr="000344CF">
              <w:rPr>
                <w:rFonts w:asciiTheme="minorHAnsi" w:hAnsiTheme="minorHAnsi"/>
                <w:b/>
                <w:sz w:val="22"/>
                <w:szCs w:val="22"/>
                <w:lang w:val="en-GB" w:eastAsia="de-DE"/>
              </w:rPr>
              <w:t>Description</w:t>
            </w:r>
          </w:p>
        </w:tc>
        <w:tc>
          <w:tcPr>
            <w:tcW w:w="2509" w:type="dxa"/>
            <w:tcBorders>
              <w:bottom w:val="single" w:sz="18" w:space="0" w:color="808080"/>
            </w:tcBorders>
          </w:tcPr>
          <w:p w:rsidR="002F06D8" w:rsidRPr="000344CF" w:rsidRDefault="002F06D8" w:rsidP="00374397">
            <w:pPr>
              <w:tabs>
                <w:tab w:val="left" w:pos="540"/>
              </w:tabs>
              <w:spacing w:before="120" w:after="120"/>
              <w:jc w:val="center"/>
              <w:rPr>
                <w:rFonts w:asciiTheme="minorHAnsi" w:hAnsiTheme="minorHAnsi"/>
                <w:b/>
                <w:sz w:val="22"/>
                <w:szCs w:val="22"/>
                <w:lang w:val="en-GB" w:eastAsia="de-DE"/>
              </w:rPr>
            </w:pPr>
            <w:r w:rsidRPr="000344CF">
              <w:rPr>
                <w:rFonts w:asciiTheme="minorHAnsi" w:hAnsiTheme="minorHAnsi"/>
                <w:b/>
                <w:sz w:val="22"/>
                <w:szCs w:val="22"/>
                <w:lang w:val="en-GB" w:eastAsia="de-DE"/>
              </w:rPr>
              <w:t>Author/Reviewer</w:t>
            </w:r>
          </w:p>
        </w:tc>
        <w:tc>
          <w:tcPr>
            <w:tcW w:w="2146" w:type="dxa"/>
            <w:tcBorders>
              <w:bottom w:val="single" w:sz="18" w:space="0" w:color="808080"/>
            </w:tcBorders>
          </w:tcPr>
          <w:p w:rsidR="002F06D8" w:rsidRPr="000344CF" w:rsidRDefault="002F06D8" w:rsidP="00374397">
            <w:pPr>
              <w:tabs>
                <w:tab w:val="left" w:pos="540"/>
              </w:tabs>
              <w:spacing w:before="120" w:after="120"/>
              <w:jc w:val="center"/>
              <w:rPr>
                <w:rFonts w:asciiTheme="minorHAnsi" w:hAnsiTheme="minorHAnsi"/>
                <w:b/>
                <w:sz w:val="22"/>
                <w:szCs w:val="22"/>
                <w:lang w:val="en-GB" w:eastAsia="de-DE"/>
              </w:rPr>
            </w:pPr>
            <w:r w:rsidRPr="000344CF">
              <w:rPr>
                <w:rFonts w:asciiTheme="minorHAnsi" w:hAnsiTheme="minorHAnsi"/>
                <w:b/>
                <w:sz w:val="22"/>
                <w:szCs w:val="22"/>
                <w:lang w:val="en-GB" w:eastAsia="de-DE"/>
              </w:rPr>
              <w:t>Status</w:t>
            </w:r>
          </w:p>
        </w:tc>
      </w:tr>
      <w:tr w:rsidR="002F06D8" w:rsidRPr="000344CF" w:rsidTr="00374397">
        <w:trPr>
          <w:trHeight w:val="477"/>
        </w:trPr>
        <w:tc>
          <w:tcPr>
            <w:tcW w:w="1520" w:type="dxa"/>
            <w:vAlign w:val="center"/>
          </w:tcPr>
          <w:p w:rsidR="002F06D8" w:rsidRPr="000344CF" w:rsidRDefault="00515BE2" w:rsidP="00374397">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27/03/2019</w:t>
            </w:r>
          </w:p>
        </w:tc>
        <w:tc>
          <w:tcPr>
            <w:tcW w:w="1080" w:type="dxa"/>
            <w:vAlign w:val="center"/>
          </w:tcPr>
          <w:p w:rsidR="002F06D8" w:rsidRPr="000344CF" w:rsidRDefault="002F06D8" w:rsidP="00374397">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V0.1</w:t>
            </w:r>
          </w:p>
        </w:tc>
        <w:tc>
          <w:tcPr>
            <w:tcW w:w="2970" w:type="dxa"/>
            <w:vAlign w:val="center"/>
          </w:tcPr>
          <w:p w:rsidR="002F06D8" w:rsidRPr="000344CF" w:rsidRDefault="002F06D8" w:rsidP="00374397">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Initial Draft</w:t>
            </w:r>
          </w:p>
        </w:tc>
        <w:tc>
          <w:tcPr>
            <w:tcW w:w="2509" w:type="dxa"/>
            <w:vAlign w:val="center"/>
          </w:tcPr>
          <w:p w:rsidR="002F06D8" w:rsidRPr="000344CF" w:rsidRDefault="002F06D8" w:rsidP="00374397">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Satyanarayan Maurya</w:t>
            </w:r>
          </w:p>
        </w:tc>
        <w:tc>
          <w:tcPr>
            <w:tcW w:w="2146" w:type="dxa"/>
            <w:vAlign w:val="center"/>
          </w:tcPr>
          <w:p w:rsidR="002F06D8" w:rsidRPr="000344CF" w:rsidRDefault="002F06D8" w:rsidP="00374397">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Draft</w:t>
            </w:r>
          </w:p>
        </w:tc>
      </w:tr>
      <w:tr w:rsidR="00543F08" w:rsidRPr="000344CF" w:rsidTr="00F365A2">
        <w:trPr>
          <w:trHeight w:val="133"/>
        </w:trPr>
        <w:tc>
          <w:tcPr>
            <w:tcW w:w="1520" w:type="dxa"/>
            <w:vAlign w:val="center"/>
          </w:tcPr>
          <w:p w:rsidR="00543F08" w:rsidRPr="000344CF" w:rsidRDefault="00C33C36"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03/07/2019</w:t>
            </w:r>
          </w:p>
        </w:tc>
        <w:tc>
          <w:tcPr>
            <w:tcW w:w="1080" w:type="dxa"/>
            <w:vAlign w:val="center"/>
          </w:tcPr>
          <w:p w:rsidR="00543F08" w:rsidRPr="000344CF" w:rsidRDefault="00C33C36"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V1.0</w:t>
            </w:r>
          </w:p>
        </w:tc>
        <w:tc>
          <w:tcPr>
            <w:tcW w:w="2970" w:type="dxa"/>
            <w:vAlign w:val="center"/>
          </w:tcPr>
          <w:p w:rsidR="00543F08" w:rsidRPr="000344CF" w:rsidRDefault="00C33C36"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Final Update</w:t>
            </w:r>
          </w:p>
        </w:tc>
        <w:tc>
          <w:tcPr>
            <w:tcW w:w="2509" w:type="dxa"/>
            <w:vAlign w:val="center"/>
          </w:tcPr>
          <w:p w:rsidR="00543F08" w:rsidRPr="000344CF" w:rsidRDefault="00C33C36"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Satyanarayan Maurya</w:t>
            </w:r>
          </w:p>
        </w:tc>
        <w:tc>
          <w:tcPr>
            <w:tcW w:w="2146" w:type="dxa"/>
            <w:vAlign w:val="center"/>
          </w:tcPr>
          <w:p w:rsidR="00543F08" w:rsidRPr="000344CF" w:rsidRDefault="00C33C36"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 xml:space="preserve"> Completed</w:t>
            </w:r>
          </w:p>
        </w:tc>
      </w:tr>
      <w:tr w:rsidR="00543F08" w:rsidRPr="000344CF" w:rsidTr="00F365A2">
        <w:trPr>
          <w:trHeight w:val="277"/>
        </w:trPr>
        <w:tc>
          <w:tcPr>
            <w:tcW w:w="1520" w:type="dxa"/>
            <w:vAlign w:val="center"/>
          </w:tcPr>
          <w:p w:rsidR="00543F08" w:rsidRPr="000344CF" w:rsidRDefault="001B43D5"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17/07/2019</w:t>
            </w:r>
          </w:p>
        </w:tc>
        <w:tc>
          <w:tcPr>
            <w:tcW w:w="1080" w:type="dxa"/>
            <w:vAlign w:val="center"/>
          </w:tcPr>
          <w:p w:rsidR="00543F08" w:rsidRPr="000344CF" w:rsidRDefault="001B43D5"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V1</w:t>
            </w:r>
          </w:p>
        </w:tc>
        <w:tc>
          <w:tcPr>
            <w:tcW w:w="2970" w:type="dxa"/>
            <w:vAlign w:val="center"/>
          </w:tcPr>
          <w:p w:rsidR="00543F08" w:rsidRPr="000344CF" w:rsidRDefault="001B43D5"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Updated with the final business comment</w:t>
            </w:r>
          </w:p>
        </w:tc>
        <w:tc>
          <w:tcPr>
            <w:tcW w:w="2509" w:type="dxa"/>
            <w:vAlign w:val="center"/>
          </w:tcPr>
          <w:p w:rsidR="00543F08" w:rsidRPr="000344CF" w:rsidRDefault="001B43D5"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Satyanarayan Maurya</w:t>
            </w:r>
          </w:p>
        </w:tc>
        <w:tc>
          <w:tcPr>
            <w:tcW w:w="2146" w:type="dxa"/>
            <w:vAlign w:val="center"/>
          </w:tcPr>
          <w:p w:rsidR="00543F08" w:rsidRPr="000344CF" w:rsidRDefault="001B43D5" w:rsidP="00543F08">
            <w:pPr>
              <w:tabs>
                <w:tab w:val="left" w:pos="540"/>
              </w:tabs>
              <w:spacing w:before="120"/>
              <w:rPr>
                <w:rFonts w:asciiTheme="minorHAnsi" w:hAnsiTheme="minorHAnsi"/>
                <w:sz w:val="22"/>
                <w:szCs w:val="22"/>
                <w:lang w:val="en-GB" w:eastAsia="de-DE"/>
              </w:rPr>
            </w:pPr>
            <w:r w:rsidRPr="000344CF">
              <w:rPr>
                <w:rFonts w:asciiTheme="minorHAnsi" w:hAnsiTheme="minorHAnsi"/>
                <w:sz w:val="22"/>
                <w:szCs w:val="22"/>
                <w:lang w:val="en-GB" w:eastAsia="de-DE"/>
              </w:rPr>
              <w:t>Completed</w:t>
            </w:r>
          </w:p>
        </w:tc>
      </w:tr>
      <w:tr w:rsidR="00543F08" w:rsidRPr="000344CF" w:rsidTr="00374397">
        <w:trPr>
          <w:trHeight w:val="317"/>
        </w:trPr>
        <w:tc>
          <w:tcPr>
            <w:tcW w:w="152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108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97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509"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146"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r>
      <w:tr w:rsidR="00543F08" w:rsidRPr="000344CF" w:rsidTr="00374397">
        <w:trPr>
          <w:trHeight w:val="304"/>
        </w:trPr>
        <w:tc>
          <w:tcPr>
            <w:tcW w:w="152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108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97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509"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146"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r>
      <w:tr w:rsidR="00543F08" w:rsidRPr="000344CF" w:rsidTr="00374397">
        <w:trPr>
          <w:trHeight w:val="317"/>
        </w:trPr>
        <w:tc>
          <w:tcPr>
            <w:tcW w:w="152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108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970"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509"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c>
          <w:tcPr>
            <w:tcW w:w="2146" w:type="dxa"/>
            <w:vAlign w:val="center"/>
          </w:tcPr>
          <w:p w:rsidR="00543F08" w:rsidRPr="000344CF" w:rsidRDefault="00543F08" w:rsidP="00543F08">
            <w:pPr>
              <w:tabs>
                <w:tab w:val="left" w:pos="540"/>
              </w:tabs>
              <w:spacing w:before="120"/>
              <w:rPr>
                <w:rFonts w:asciiTheme="minorHAnsi" w:hAnsiTheme="minorHAnsi"/>
                <w:sz w:val="22"/>
                <w:szCs w:val="22"/>
                <w:lang w:val="en-GB" w:eastAsia="de-DE"/>
              </w:rPr>
            </w:pPr>
          </w:p>
        </w:tc>
      </w:tr>
    </w:tbl>
    <w:p w:rsidR="002F06D8" w:rsidRPr="000344CF" w:rsidRDefault="002F06D8" w:rsidP="002F06D8">
      <w:pPr>
        <w:rPr>
          <w:rFonts w:asciiTheme="minorHAnsi" w:hAnsiTheme="minorHAnsi"/>
          <w:sz w:val="22"/>
          <w:szCs w:val="22"/>
          <w:lang w:val="en-GB" w:eastAsia="de-DE"/>
        </w:rPr>
      </w:pPr>
    </w:p>
    <w:p w:rsidR="002F06D8" w:rsidRPr="000344CF" w:rsidRDefault="002F06D8" w:rsidP="002F06D8">
      <w:pPr>
        <w:rPr>
          <w:rFonts w:asciiTheme="minorHAnsi" w:hAnsiTheme="minorHAnsi"/>
          <w:b/>
          <w:smallCaps/>
          <w:spacing w:val="5"/>
          <w:sz w:val="22"/>
          <w:szCs w:val="22"/>
          <w:lang w:val="en-GB" w:eastAsia="de-DE"/>
        </w:rPr>
      </w:pPr>
      <w:r w:rsidRPr="000344CF">
        <w:rPr>
          <w:rFonts w:asciiTheme="minorHAnsi" w:hAnsiTheme="minorHAnsi"/>
          <w:sz w:val="22"/>
          <w:szCs w:val="22"/>
          <w:lang w:val="en-GB" w:eastAsia="de-DE"/>
        </w:rPr>
        <w:br w:type="page"/>
      </w:r>
    </w:p>
    <w:sdt>
      <w:sdtPr>
        <w:rPr>
          <w:rFonts w:asciiTheme="minorHAnsi" w:eastAsia="Calibri" w:hAnsiTheme="minorHAnsi" w:cs="Arial"/>
          <w:b w:val="0"/>
          <w:bCs w:val="0"/>
          <w:smallCaps w:val="0"/>
          <w:spacing w:val="0"/>
          <w:sz w:val="22"/>
          <w:szCs w:val="22"/>
          <w:lang w:eastAsia="en-US"/>
        </w:rPr>
        <w:id w:val="-1530796915"/>
        <w:docPartObj>
          <w:docPartGallery w:val="Table of Contents"/>
          <w:docPartUnique/>
        </w:docPartObj>
      </w:sdtPr>
      <w:sdtEndPr>
        <w:rPr>
          <w:noProof/>
        </w:rPr>
      </w:sdtEndPr>
      <w:sdtContent>
        <w:p w:rsidR="00D81F54" w:rsidRPr="000344CF" w:rsidRDefault="00D81F54">
          <w:pPr>
            <w:pStyle w:val="TOCHeading"/>
            <w:rPr>
              <w:rFonts w:asciiTheme="minorHAnsi" w:hAnsiTheme="minorHAnsi"/>
              <w:sz w:val="22"/>
              <w:szCs w:val="22"/>
            </w:rPr>
          </w:pPr>
          <w:r w:rsidRPr="000344CF">
            <w:rPr>
              <w:rFonts w:asciiTheme="minorHAnsi" w:hAnsiTheme="minorHAnsi"/>
              <w:sz w:val="22"/>
              <w:szCs w:val="22"/>
            </w:rPr>
            <w:t>Contents</w:t>
          </w:r>
          <w:r w:rsidR="00521FBA" w:rsidRPr="000344CF">
            <w:rPr>
              <w:rFonts w:asciiTheme="minorHAnsi" w:hAnsiTheme="minorHAnsi"/>
              <w:sz w:val="22"/>
              <w:szCs w:val="22"/>
            </w:rPr>
            <w:t xml:space="preserve"> </w:t>
          </w:r>
        </w:p>
        <w:p w:rsidR="000344CF" w:rsidRPr="000344CF" w:rsidRDefault="00D81F54">
          <w:pPr>
            <w:pStyle w:val="TOC1"/>
            <w:tabs>
              <w:tab w:val="left" w:pos="400"/>
              <w:tab w:val="right" w:leader="dot" w:pos="9350"/>
            </w:tabs>
            <w:rPr>
              <w:rFonts w:asciiTheme="minorHAnsi" w:eastAsiaTheme="minorEastAsia" w:hAnsiTheme="minorHAnsi" w:cstheme="minorBidi"/>
              <w:b w:val="0"/>
              <w:bCs w:val="0"/>
              <w:caps w:val="0"/>
              <w:noProof/>
              <w:sz w:val="22"/>
              <w:szCs w:val="22"/>
            </w:rPr>
          </w:pPr>
          <w:r w:rsidRPr="000344CF">
            <w:rPr>
              <w:rFonts w:asciiTheme="minorHAnsi" w:hAnsiTheme="minorHAnsi"/>
              <w:sz w:val="22"/>
              <w:szCs w:val="22"/>
            </w:rPr>
            <w:fldChar w:fldCharType="begin"/>
          </w:r>
          <w:r w:rsidRPr="000344CF">
            <w:rPr>
              <w:rFonts w:asciiTheme="minorHAnsi" w:hAnsiTheme="minorHAnsi"/>
              <w:sz w:val="22"/>
              <w:szCs w:val="22"/>
            </w:rPr>
            <w:instrText xml:space="preserve"> TOC \o "1-3" \h \z \u </w:instrText>
          </w:r>
          <w:r w:rsidRPr="000344CF">
            <w:rPr>
              <w:rFonts w:asciiTheme="minorHAnsi" w:hAnsiTheme="minorHAnsi"/>
              <w:sz w:val="22"/>
              <w:szCs w:val="22"/>
            </w:rPr>
            <w:fldChar w:fldCharType="separate"/>
          </w:r>
          <w:hyperlink w:anchor="_Toc14337127" w:history="1">
            <w:r w:rsidR="000344CF" w:rsidRPr="000344CF">
              <w:rPr>
                <w:rStyle w:val="Hyperlink"/>
                <w:noProof/>
                <w:sz w:val="22"/>
                <w:szCs w:val="22"/>
              </w:rPr>
              <w:t>1.</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noProof/>
                <w:sz w:val="22"/>
                <w:szCs w:val="22"/>
              </w:rPr>
              <w:t>Introduction</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_Toc14337127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5</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28" w:history="1">
            <w:r w:rsidR="000344CF" w:rsidRPr="000344CF">
              <w:rPr>
                <w:rStyle w:val="Hyperlink"/>
                <w:sz w:val="22"/>
                <w:szCs w:val="22"/>
              </w:rPr>
              <w:t>1.1.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Purpose of This Document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_Toc14337128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29" w:history="1">
            <w:r w:rsidR="000344CF" w:rsidRPr="000344CF">
              <w:rPr>
                <w:rStyle w:val="Hyperlink"/>
                <w:sz w:val="22"/>
                <w:szCs w:val="22"/>
              </w:rPr>
              <w:t>1.2.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Scope of This Document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_Toc14337129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0" w:history="1">
            <w:r w:rsidR="000344CF" w:rsidRPr="000344CF">
              <w:rPr>
                <w:rStyle w:val="Hyperlink"/>
                <w:sz w:val="22"/>
                <w:szCs w:val="22"/>
              </w:rPr>
              <w:t>1.3.</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Design Considerations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_Toc14337130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1" w:history="1">
            <w:r w:rsidR="000344CF" w:rsidRPr="000344CF">
              <w:rPr>
                <w:rStyle w:val="Hyperlink"/>
                <w:sz w:val="22"/>
                <w:szCs w:val="22"/>
              </w:rPr>
              <w:t>1.4.</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Assumptions and Dependencies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_Toc14337131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2" w:history="1">
            <w:r w:rsidR="000344CF" w:rsidRPr="000344CF">
              <w:rPr>
                <w:rStyle w:val="Hyperlink"/>
                <w:sz w:val="22"/>
                <w:szCs w:val="22"/>
              </w:rPr>
              <w:t>1.5.</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Requirement Levels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_Toc14337132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5</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33" w:history="1">
            <w:r w:rsidR="000344CF" w:rsidRPr="000344CF">
              <w:rPr>
                <w:rStyle w:val="Hyperlink"/>
                <w:rFonts w:cs="Arial"/>
                <w:noProof/>
                <w:sz w:val="22"/>
                <w:szCs w:val="22"/>
              </w:rPr>
              <w:t>2.</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Project Overview</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_Toc14337133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6</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4" w:history="1">
            <w:r w:rsidR="000344CF" w:rsidRPr="000344CF">
              <w:rPr>
                <w:rStyle w:val="Hyperlink"/>
                <w:sz w:val="22"/>
                <w:szCs w:val="22"/>
              </w:rPr>
              <w:t>2.1.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Project Overview &amp; Background</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_Toc14337134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6</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5" w:history="1">
            <w:r w:rsidR="000344CF" w:rsidRPr="000344CF">
              <w:rPr>
                <w:rStyle w:val="Hyperlink"/>
                <w:sz w:val="22"/>
                <w:szCs w:val="22"/>
              </w:rPr>
              <w:t>2.2.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Project Stakeholders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_Toc14337135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6</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6" w:history="1">
            <w:r w:rsidR="000344CF" w:rsidRPr="000344CF">
              <w:rPr>
                <w:rStyle w:val="Hyperlink"/>
                <w:sz w:val="22"/>
                <w:szCs w:val="22"/>
              </w:rPr>
              <w:t>2.3.</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Key Assumptions &amp; Constraints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_Toc14337136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6</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37" w:history="1">
            <w:r w:rsidR="000344CF" w:rsidRPr="000344CF">
              <w:rPr>
                <w:rStyle w:val="Hyperlink"/>
                <w:rFonts w:cs="Arial"/>
                <w:noProof/>
                <w:sz w:val="22"/>
                <w:szCs w:val="22"/>
              </w:rPr>
              <w:t>3.</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Participants &amp; Data Accessibility</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_Toc14337137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7</w:t>
            </w:r>
            <w:r w:rsidR="000344CF" w:rsidRPr="000344CF">
              <w:rPr>
                <w:noProof/>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38" w:history="1">
            <w:r w:rsidR="000344CF" w:rsidRPr="000344CF">
              <w:rPr>
                <w:rStyle w:val="Hyperlink"/>
                <w:rFonts w:cs="Arial"/>
                <w:noProof/>
                <w:sz w:val="22"/>
                <w:szCs w:val="22"/>
              </w:rPr>
              <w:t>4.</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Business Requirements</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_Toc14337138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8</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39" w:history="1">
            <w:r w:rsidR="000344CF" w:rsidRPr="000344CF">
              <w:rPr>
                <w:rStyle w:val="Hyperlink"/>
                <w:sz w:val="22"/>
                <w:szCs w:val="22"/>
              </w:rPr>
              <w:t>4.1.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Requirements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_Toc14337139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8</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0" w:history="1">
            <w:r w:rsidR="000344CF" w:rsidRPr="000344CF">
              <w:rPr>
                <w:rStyle w:val="Hyperlink"/>
                <w:sz w:val="22"/>
                <w:szCs w:val="22"/>
              </w:rPr>
              <w:t>4.2.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Business Rules [manual tasks will be out of scope of this project]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_Toc14337140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10</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1" w:history="1">
            <w:r w:rsidR="000344CF" w:rsidRPr="000344CF">
              <w:rPr>
                <w:rStyle w:val="Hyperlink"/>
                <w:sz w:val="22"/>
                <w:szCs w:val="22"/>
              </w:rPr>
              <w:t>4.3.</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Notifications / Alerts Requirements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_Toc14337141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11</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2" w:history="1">
            <w:r w:rsidR="000344CF" w:rsidRPr="000344CF">
              <w:rPr>
                <w:rStyle w:val="Hyperlink"/>
                <w:sz w:val="22"/>
                <w:szCs w:val="22"/>
                <w:lang w:eastAsia="de-DE"/>
              </w:rPr>
              <w:t>4.4.</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SMS/EMAIL Text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_Toc14337142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11</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3" w:history="1">
            <w:r w:rsidR="000344CF" w:rsidRPr="000344CF">
              <w:rPr>
                <w:rStyle w:val="Hyperlink"/>
                <w:sz w:val="22"/>
                <w:szCs w:val="22"/>
                <w:lang w:eastAsia="de-DE"/>
              </w:rPr>
              <w:t>4.5.</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Process Diagrams: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_Toc14337143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12</w:t>
            </w:r>
            <w:r w:rsidR="000344CF" w:rsidRPr="000344CF">
              <w:rPr>
                <w:webHidden/>
                <w:sz w:val="22"/>
                <w:szCs w:val="22"/>
              </w:rPr>
              <w:fldChar w:fldCharType="end"/>
            </w:r>
          </w:hyperlink>
        </w:p>
        <w:p w:rsidR="000344CF" w:rsidRPr="000344CF" w:rsidRDefault="008930F1">
          <w:pPr>
            <w:pStyle w:val="TOC3"/>
            <w:rPr>
              <w:rFonts w:asciiTheme="minorHAnsi" w:eastAsiaTheme="minorEastAsia" w:hAnsiTheme="minorHAnsi" w:cstheme="minorBidi"/>
              <w:i w:val="0"/>
              <w:iCs w:val="0"/>
              <w:sz w:val="22"/>
              <w:szCs w:val="22"/>
              <w:lang w:bidi="ar-SA"/>
            </w:rPr>
          </w:pPr>
          <w:hyperlink w:anchor="_Toc14337144" w:history="1">
            <w:r w:rsidR="000344CF" w:rsidRPr="000344CF">
              <w:rPr>
                <w:rStyle w:val="Hyperlink"/>
                <w:sz w:val="22"/>
                <w:szCs w:val="22"/>
                <w:lang w:eastAsia="de-DE"/>
              </w:rPr>
              <w:t>4.5.1.</w:t>
            </w:r>
            <w:r w:rsidR="000344CF" w:rsidRPr="000344CF">
              <w:rPr>
                <w:rFonts w:asciiTheme="minorHAnsi" w:eastAsiaTheme="minorEastAsia" w:hAnsiTheme="minorHAnsi" w:cstheme="minorBidi"/>
                <w:i w:val="0"/>
                <w:iCs w:val="0"/>
                <w:sz w:val="22"/>
                <w:szCs w:val="22"/>
                <w:lang w:bidi="ar-SA"/>
              </w:rPr>
              <w:tab/>
            </w:r>
            <w:r w:rsidR="000344CF" w:rsidRPr="000344CF">
              <w:rPr>
                <w:rStyle w:val="Hyperlink"/>
                <w:sz w:val="22"/>
                <w:szCs w:val="22"/>
                <w:lang w:eastAsia="de-DE"/>
              </w:rPr>
              <w:t>Application Status flow:</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_Toc14337144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13</w:t>
            </w:r>
            <w:r w:rsidR="000344CF" w:rsidRPr="000344CF">
              <w:rPr>
                <w:webHidden/>
                <w:sz w:val="22"/>
                <w:szCs w:val="22"/>
              </w:rPr>
              <w:fldChar w:fldCharType="end"/>
            </w:r>
          </w:hyperlink>
        </w:p>
        <w:p w:rsidR="000344CF" w:rsidRPr="000344CF" w:rsidRDefault="008930F1">
          <w:pPr>
            <w:pStyle w:val="TOC3"/>
            <w:rPr>
              <w:rFonts w:asciiTheme="minorHAnsi" w:eastAsiaTheme="minorEastAsia" w:hAnsiTheme="minorHAnsi" w:cstheme="minorBidi"/>
              <w:i w:val="0"/>
              <w:iCs w:val="0"/>
              <w:sz w:val="22"/>
              <w:szCs w:val="22"/>
              <w:lang w:bidi="ar-SA"/>
            </w:rPr>
          </w:pPr>
          <w:hyperlink w:anchor="_Toc14337145" w:history="1">
            <w:r w:rsidR="000344CF" w:rsidRPr="000344CF">
              <w:rPr>
                <w:rStyle w:val="Hyperlink"/>
                <w:sz w:val="22"/>
                <w:szCs w:val="22"/>
                <w:lang w:eastAsia="de-DE"/>
              </w:rPr>
              <w:t>4.5.2.</w:t>
            </w:r>
            <w:r w:rsidR="000344CF" w:rsidRPr="000344CF">
              <w:rPr>
                <w:rFonts w:asciiTheme="minorHAnsi" w:eastAsiaTheme="minorEastAsia" w:hAnsiTheme="minorHAnsi" w:cstheme="minorBidi"/>
                <w:i w:val="0"/>
                <w:iCs w:val="0"/>
                <w:sz w:val="22"/>
                <w:szCs w:val="22"/>
                <w:lang w:bidi="ar-SA"/>
              </w:rPr>
              <w:tab/>
            </w:r>
            <w:r w:rsidR="000344CF" w:rsidRPr="000344CF">
              <w:rPr>
                <w:rStyle w:val="Hyperlink"/>
                <w:sz w:val="22"/>
                <w:szCs w:val="22"/>
                <w:lang w:eastAsia="de-DE"/>
              </w:rPr>
              <w:t>Policy and Standards team’s internal process: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_Toc14337145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14</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46" w:history="1">
            <w:r w:rsidR="000344CF" w:rsidRPr="000344CF">
              <w:rPr>
                <w:rStyle w:val="Hyperlink"/>
                <w:noProof/>
                <w:sz w:val="22"/>
                <w:szCs w:val="22"/>
              </w:rPr>
              <w:t>5.</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noProof/>
                <w:sz w:val="22"/>
                <w:szCs w:val="22"/>
              </w:rPr>
              <w:t>Mockups</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_Toc14337146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15</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7" w:history="1">
            <w:r w:rsidR="000344CF" w:rsidRPr="000344CF">
              <w:rPr>
                <w:rStyle w:val="Hyperlink"/>
                <w:sz w:val="22"/>
                <w:szCs w:val="22"/>
                <w:lang w:eastAsia="de-DE"/>
              </w:rPr>
              <w:t>5.1.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DoH Internal Staff view:</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_Toc14337147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8" w:history="1">
            <w:r w:rsidR="000344CF" w:rsidRPr="000344CF">
              <w:rPr>
                <w:rStyle w:val="Hyperlink"/>
                <w:sz w:val="22"/>
                <w:szCs w:val="22"/>
                <w:lang w:eastAsia="de-DE"/>
              </w:rPr>
              <w:t>5.2.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External User View:</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_Toc14337148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49" w:history="1">
            <w:r w:rsidR="000344CF" w:rsidRPr="000344CF">
              <w:rPr>
                <w:rStyle w:val="Hyperlink"/>
                <w:sz w:val="22"/>
                <w:szCs w:val="22"/>
                <w:lang w:eastAsia="de-DE"/>
              </w:rPr>
              <w:t>5.3.</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New / Update Request: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_Toc14337149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16</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0" w:history="1">
            <w:r w:rsidR="000344CF" w:rsidRPr="000344CF">
              <w:rPr>
                <w:rStyle w:val="Hyperlink"/>
                <w:sz w:val="22"/>
                <w:szCs w:val="22"/>
                <w:lang w:eastAsia="de-DE"/>
              </w:rPr>
              <w:t>5.4.</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Delete Request:</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_Toc14337150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17</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1" w:history="1">
            <w:r w:rsidR="000344CF" w:rsidRPr="000344CF">
              <w:rPr>
                <w:rStyle w:val="Hyperlink"/>
                <w:sz w:val="22"/>
                <w:szCs w:val="22"/>
                <w:lang w:eastAsia="de-DE"/>
              </w:rPr>
              <w:t>5.5.</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Project View</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_Toc14337151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18</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2" w:history="1">
            <w:r w:rsidR="000344CF" w:rsidRPr="000344CF">
              <w:rPr>
                <w:rStyle w:val="Hyperlink"/>
                <w:sz w:val="22"/>
                <w:szCs w:val="22"/>
              </w:rPr>
              <w:t>5.6.</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Update Project Tasks: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_Toc14337152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19</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3" w:history="1">
            <w:r w:rsidR="000344CF" w:rsidRPr="000344CF">
              <w:rPr>
                <w:rStyle w:val="Hyperlink"/>
                <w:sz w:val="22"/>
                <w:szCs w:val="22"/>
              </w:rPr>
              <w:t>5.7.</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Initiate User Feedback</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_Toc14337153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19</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4" w:history="1">
            <w:r w:rsidR="000344CF" w:rsidRPr="000344CF">
              <w:rPr>
                <w:rStyle w:val="Hyperlink"/>
                <w:sz w:val="22"/>
                <w:szCs w:val="22"/>
              </w:rPr>
              <w:t>5.8.</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Internal User Policy Feedback (only DoH users)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_Toc14337154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19</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5" w:history="1">
            <w:r w:rsidR="000344CF" w:rsidRPr="000344CF">
              <w:rPr>
                <w:rStyle w:val="Hyperlink"/>
                <w:sz w:val="22"/>
                <w:szCs w:val="22"/>
              </w:rPr>
              <w:t>5.9.</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External User Policy Feedback (no login needed)</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_Toc14337155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20</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6" w:history="1">
            <w:r w:rsidR="000344CF" w:rsidRPr="000344CF">
              <w:rPr>
                <w:rStyle w:val="Hyperlink"/>
                <w:sz w:val="22"/>
                <w:szCs w:val="22"/>
              </w:rPr>
              <w:t>5.10.</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Search Requests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_Toc14337156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21</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7" w:history="1">
            <w:r w:rsidR="000344CF" w:rsidRPr="000344CF">
              <w:rPr>
                <w:rStyle w:val="Hyperlink"/>
                <w:sz w:val="22"/>
                <w:szCs w:val="22"/>
              </w:rPr>
              <w:t>5.11.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Project Search</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_Toc14337157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21</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58" w:history="1">
            <w:r w:rsidR="000344CF" w:rsidRPr="000344CF">
              <w:rPr>
                <w:rStyle w:val="Hyperlink"/>
                <w:sz w:val="22"/>
                <w:szCs w:val="22"/>
              </w:rPr>
              <w:t>5.12.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Email Template</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_Toc14337158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22</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59" w:history="1">
            <w:r w:rsidR="000344CF" w:rsidRPr="000344CF">
              <w:rPr>
                <w:rStyle w:val="Hyperlink"/>
                <w:noProof/>
                <w:sz w:val="22"/>
                <w:szCs w:val="22"/>
              </w:rPr>
              <w:t>6.</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noProof/>
                <w:sz w:val="22"/>
                <w:szCs w:val="22"/>
              </w:rPr>
              <w:t>Glossary</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_Toc14337159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23</w:t>
            </w:r>
            <w:r w:rsidR="000344CF" w:rsidRPr="000344CF">
              <w:rPr>
                <w:noProof/>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60" w:history="1">
            <w:r w:rsidR="000344CF" w:rsidRPr="000344CF">
              <w:rPr>
                <w:rStyle w:val="Hyperlink"/>
                <w:noProof/>
                <w:sz w:val="22"/>
                <w:szCs w:val="22"/>
              </w:rPr>
              <w:t>7.</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noProof/>
                <w:sz w:val="22"/>
                <w:szCs w:val="22"/>
              </w:rPr>
              <w:t>Appendix</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_Toc14337160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24</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1" w:history="1">
            <w:r w:rsidR="000344CF" w:rsidRPr="000344CF">
              <w:rPr>
                <w:rStyle w:val="Hyperlink"/>
                <w:sz w:val="22"/>
                <w:szCs w:val="22"/>
                <w:lang w:eastAsia="de-DE"/>
              </w:rPr>
              <w:t>7.1.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Project Type</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_Toc14337161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24</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2" w:history="1">
            <w:r w:rsidR="000344CF" w:rsidRPr="000344CF">
              <w:rPr>
                <w:rStyle w:val="Hyperlink"/>
                <w:sz w:val="22"/>
                <w:szCs w:val="22"/>
                <w:lang w:eastAsia="de-DE"/>
              </w:rPr>
              <w:t>7.2.</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Project Status</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_Toc14337162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25</w:t>
            </w:r>
            <w:r w:rsidR="000344CF" w:rsidRPr="000344CF">
              <w:rPr>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3" w:history="1">
            <w:r w:rsidR="000344CF" w:rsidRPr="000344CF">
              <w:rPr>
                <w:rStyle w:val="Hyperlink"/>
                <w:sz w:val="22"/>
                <w:szCs w:val="22"/>
                <w:lang w:eastAsia="de-DE"/>
              </w:rPr>
              <w:t>7.3.</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Project Phase KPI</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_Toc14337163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25</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64" w:history="1">
            <w:r w:rsidR="000344CF" w:rsidRPr="000344CF">
              <w:rPr>
                <w:rStyle w:val="Hyperlink"/>
                <w:rFonts w:cs="Arial"/>
                <w:noProof/>
                <w:sz w:val="22"/>
                <w:szCs w:val="22"/>
              </w:rPr>
              <w:t>8.</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Approvals Sign off</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_Toc14337164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26</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5" w:history="1">
            <w:r w:rsidR="000344CF" w:rsidRPr="000344CF">
              <w:rPr>
                <w:rStyle w:val="Hyperlink"/>
                <w:sz w:val="22"/>
                <w:szCs w:val="22"/>
              </w:rPr>
              <w:t>8.1.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Healthcare Policy and Standards (Requestor)</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_Toc14337165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26</w:t>
            </w:r>
            <w:r w:rsidR="000344CF" w:rsidRPr="000344CF">
              <w:rPr>
                <w:webHidden/>
                <w:sz w:val="22"/>
                <w:szCs w:val="22"/>
              </w:rPr>
              <w:fldChar w:fldCharType="end"/>
            </w:r>
          </w:hyperlink>
        </w:p>
        <w:p w:rsidR="000344CF" w:rsidRPr="000344CF" w:rsidRDefault="008930F1">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14337166" w:history="1">
            <w:r w:rsidR="000344CF" w:rsidRPr="000344CF">
              <w:rPr>
                <w:rStyle w:val="Hyperlink"/>
                <w:rFonts w:cs="Arial"/>
                <w:noProof/>
                <w:sz w:val="22"/>
                <w:szCs w:val="22"/>
              </w:rPr>
              <w:t>9.</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Approvals Sign off</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_Toc14337166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27</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7" w:history="1">
            <w:r w:rsidR="000344CF" w:rsidRPr="000344CF">
              <w:rPr>
                <w:rStyle w:val="Hyperlink"/>
                <w:sz w:val="22"/>
                <w:szCs w:val="22"/>
              </w:rPr>
              <w:t>9.1.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Healthcare Policy and Standards (Section Head/ Manager)</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_Toc14337167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27</w:t>
            </w:r>
            <w:r w:rsidR="000344CF" w:rsidRPr="000344CF">
              <w:rPr>
                <w:webHidden/>
                <w:sz w:val="22"/>
                <w:szCs w:val="22"/>
              </w:rPr>
              <w:fldChar w:fldCharType="end"/>
            </w:r>
          </w:hyperlink>
        </w:p>
        <w:p w:rsidR="000344CF" w:rsidRPr="000344CF" w:rsidRDefault="008930F1">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14337168" w:history="1">
            <w:r w:rsidR="000344CF" w:rsidRPr="000344CF">
              <w:rPr>
                <w:rStyle w:val="Hyperlink"/>
                <w:rFonts w:cs="Arial"/>
                <w:noProof/>
                <w:sz w:val="22"/>
                <w:szCs w:val="22"/>
              </w:rPr>
              <w:t>10.</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Approvals Sign off</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_Toc14337168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28</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69" w:history="1">
            <w:r w:rsidR="000344CF" w:rsidRPr="000344CF">
              <w:rPr>
                <w:rStyle w:val="Hyperlink"/>
                <w:sz w:val="22"/>
                <w:szCs w:val="22"/>
              </w:rPr>
              <w:t>10.1.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rPr>
              <w:t>Healthcare Policy and Standards (Director)</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_Toc14337169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28</w:t>
            </w:r>
            <w:r w:rsidR="000344CF" w:rsidRPr="000344CF">
              <w:rPr>
                <w:webHidden/>
                <w:sz w:val="22"/>
                <w:szCs w:val="22"/>
              </w:rPr>
              <w:fldChar w:fldCharType="end"/>
            </w:r>
          </w:hyperlink>
        </w:p>
        <w:p w:rsidR="000344CF" w:rsidRPr="000344CF" w:rsidRDefault="008930F1">
          <w:pPr>
            <w:pStyle w:val="TOC1"/>
            <w:tabs>
              <w:tab w:val="left" w:pos="600"/>
              <w:tab w:val="right" w:leader="dot" w:pos="9350"/>
            </w:tabs>
            <w:rPr>
              <w:rFonts w:asciiTheme="minorHAnsi" w:eastAsiaTheme="minorEastAsia" w:hAnsiTheme="minorHAnsi" w:cstheme="minorBidi"/>
              <w:b w:val="0"/>
              <w:bCs w:val="0"/>
              <w:caps w:val="0"/>
              <w:noProof/>
              <w:sz w:val="22"/>
              <w:szCs w:val="22"/>
            </w:rPr>
          </w:pPr>
          <w:hyperlink w:anchor="_Toc14337170" w:history="1">
            <w:r w:rsidR="000344CF" w:rsidRPr="000344CF">
              <w:rPr>
                <w:rStyle w:val="Hyperlink"/>
                <w:rFonts w:cs="Arial"/>
                <w:noProof/>
                <w:sz w:val="22"/>
                <w:szCs w:val="22"/>
              </w:rPr>
              <w:t>11.</w:t>
            </w:r>
            <w:r w:rsidR="000344CF" w:rsidRPr="000344CF">
              <w:rPr>
                <w:rFonts w:asciiTheme="minorHAnsi" w:eastAsiaTheme="minorEastAsia" w:hAnsiTheme="minorHAnsi" w:cstheme="minorBidi"/>
                <w:b w:val="0"/>
                <w:bCs w:val="0"/>
                <w:caps w:val="0"/>
                <w:noProof/>
                <w:sz w:val="22"/>
                <w:szCs w:val="22"/>
              </w:rPr>
              <w:tab/>
            </w:r>
            <w:r w:rsidR="000344CF" w:rsidRPr="000344CF">
              <w:rPr>
                <w:rStyle w:val="Hyperlink"/>
                <w:rFonts w:cs="Arial"/>
                <w:noProof/>
                <w:sz w:val="22"/>
                <w:szCs w:val="22"/>
              </w:rPr>
              <w:t>Review Sign offs</w:t>
            </w:r>
            <w:r w:rsidR="000344CF" w:rsidRPr="000344CF">
              <w:rPr>
                <w:noProof/>
                <w:webHidden/>
                <w:sz w:val="22"/>
                <w:szCs w:val="22"/>
              </w:rPr>
              <w:tab/>
            </w:r>
            <w:r w:rsidR="000344CF" w:rsidRPr="000344CF">
              <w:rPr>
                <w:noProof/>
                <w:webHidden/>
                <w:sz w:val="22"/>
                <w:szCs w:val="22"/>
              </w:rPr>
              <w:fldChar w:fldCharType="begin"/>
            </w:r>
            <w:r w:rsidR="000344CF" w:rsidRPr="000344CF">
              <w:rPr>
                <w:noProof/>
                <w:webHidden/>
                <w:sz w:val="22"/>
                <w:szCs w:val="22"/>
              </w:rPr>
              <w:instrText xml:space="preserve"> PAGEREF _Toc14337170 \h </w:instrText>
            </w:r>
            <w:r w:rsidR="000344CF" w:rsidRPr="000344CF">
              <w:rPr>
                <w:noProof/>
                <w:webHidden/>
                <w:sz w:val="22"/>
                <w:szCs w:val="22"/>
              </w:rPr>
            </w:r>
            <w:r w:rsidR="000344CF" w:rsidRPr="000344CF">
              <w:rPr>
                <w:noProof/>
                <w:webHidden/>
                <w:sz w:val="22"/>
                <w:szCs w:val="22"/>
              </w:rPr>
              <w:fldChar w:fldCharType="separate"/>
            </w:r>
            <w:r w:rsidR="000344CF" w:rsidRPr="000344CF">
              <w:rPr>
                <w:noProof/>
                <w:webHidden/>
                <w:sz w:val="22"/>
                <w:szCs w:val="22"/>
              </w:rPr>
              <w:t>29</w:t>
            </w:r>
            <w:r w:rsidR="000344CF" w:rsidRPr="000344CF">
              <w:rPr>
                <w:noProof/>
                <w:webHidden/>
                <w:sz w:val="22"/>
                <w:szCs w:val="22"/>
              </w:rPr>
              <w:fldChar w:fldCharType="end"/>
            </w:r>
          </w:hyperlink>
        </w:p>
        <w:p w:rsidR="000344CF" w:rsidRPr="000344CF" w:rsidRDefault="008930F1">
          <w:pPr>
            <w:pStyle w:val="TOC2"/>
            <w:rPr>
              <w:rFonts w:asciiTheme="minorHAnsi" w:eastAsiaTheme="minorEastAsia" w:hAnsiTheme="minorHAnsi" w:cstheme="minorBidi"/>
              <w:smallCaps w:val="0"/>
              <w:sz w:val="22"/>
              <w:szCs w:val="22"/>
              <w:lang w:bidi="ar-SA"/>
            </w:rPr>
          </w:pPr>
          <w:hyperlink w:anchor="_Toc14337171" w:history="1">
            <w:r w:rsidR="000344CF" w:rsidRPr="000344CF">
              <w:rPr>
                <w:rStyle w:val="Hyperlink"/>
                <w:sz w:val="22"/>
                <w:szCs w:val="22"/>
                <w:lang w:eastAsia="de-DE"/>
              </w:rPr>
              <w:t>11.1.</w:t>
            </w:r>
            <w:r w:rsidR="000344CF" w:rsidRPr="000344CF">
              <w:rPr>
                <w:rFonts w:asciiTheme="minorHAnsi" w:eastAsiaTheme="minorEastAsia" w:hAnsiTheme="minorHAnsi" w:cstheme="minorBidi"/>
                <w:smallCaps w:val="0"/>
                <w:sz w:val="22"/>
                <w:szCs w:val="22"/>
                <w:lang w:bidi="ar-SA"/>
              </w:rPr>
              <w:tab/>
            </w:r>
            <w:r w:rsidR="000344CF" w:rsidRPr="000344CF">
              <w:rPr>
                <w:rStyle w:val="Hyperlink"/>
                <w:sz w:val="22"/>
                <w:szCs w:val="22"/>
                <w:lang w:eastAsia="de-DE"/>
              </w:rPr>
              <w:t>Business Application Section Head</w:t>
            </w:r>
            <w:r w:rsidR="000344CF" w:rsidRPr="000344CF">
              <w:rPr>
                <w:webHidden/>
                <w:sz w:val="22"/>
                <w:szCs w:val="22"/>
              </w:rPr>
              <w:tab/>
            </w:r>
            <w:r w:rsidR="000344CF" w:rsidRPr="000344CF">
              <w:rPr>
                <w:webHidden/>
                <w:sz w:val="22"/>
                <w:szCs w:val="22"/>
              </w:rPr>
              <w:fldChar w:fldCharType="begin"/>
            </w:r>
            <w:r w:rsidR="000344CF" w:rsidRPr="000344CF">
              <w:rPr>
                <w:webHidden/>
                <w:sz w:val="22"/>
                <w:szCs w:val="22"/>
              </w:rPr>
              <w:instrText xml:space="preserve"> PAGEREF _Toc14337171 \h </w:instrText>
            </w:r>
            <w:r w:rsidR="000344CF" w:rsidRPr="000344CF">
              <w:rPr>
                <w:webHidden/>
                <w:sz w:val="22"/>
                <w:szCs w:val="22"/>
              </w:rPr>
            </w:r>
            <w:r w:rsidR="000344CF" w:rsidRPr="000344CF">
              <w:rPr>
                <w:webHidden/>
                <w:sz w:val="22"/>
                <w:szCs w:val="22"/>
              </w:rPr>
              <w:fldChar w:fldCharType="separate"/>
            </w:r>
            <w:r w:rsidR="000344CF" w:rsidRPr="000344CF">
              <w:rPr>
                <w:webHidden/>
                <w:sz w:val="22"/>
                <w:szCs w:val="22"/>
              </w:rPr>
              <w:t>29</w:t>
            </w:r>
            <w:r w:rsidR="000344CF" w:rsidRPr="000344CF">
              <w:rPr>
                <w:webHidden/>
                <w:sz w:val="22"/>
                <w:szCs w:val="22"/>
              </w:rPr>
              <w:fldChar w:fldCharType="end"/>
            </w:r>
          </w:hyperlink>
        </w:p>
        <w:p w:rsidR="000344CF" w:rsidRPr="000344CF" w:rsidRDefault="00D81F54">
          <w:pPr>
            <w:rPr>
              <w:rFonts w:asciiTheme="minorHAnsi" w:hAnsiTheme="minorHAnsi"/>
              <w:sz w:val="22"/>
              <w:szCs w:val="22"/>
            </w:rPr>
          </w:pPr>
          <w:r w:rsidRPr="000344CF">
            <w:rPr>
              <w:rFonts w:asciiTheme="minorHAnsi" w:hAnsiTheme="minorHAnsi"/>
              <w:b/>
              <w:bCs/>
              <w:noProof/>
              <w:sz w:val="22"/>
              <w:szCs w:val="22"/>
            </w:rPr>
            <w:fldChar w:fldCharType="end"/>
          </w:r>
        </w:p>
      </w:sdtContent>
    </w:sdt>
    <w:p w:rsidR="000344CF" w:rsidRPr="000344CF" w:rsidRDefault="000344CF" w:rsidP="000344CF">
      <w:pPr>
        <w:rPr>
          <w:rFonts w:asciiTheme="minorHAnsi" w:hAnsiTheme="minorHAnsi"/>
          <w:sz w:val="22"/>
          <w:szCs w:val="22"/>
        </w:rPr>
      </w:pPr>
    </w:p>
    <w:p w:rsidR="000344CF" w:rsidRPr="000344CF" w:rsidRDefault="000344CF" w:rsidP="000344CF">
      <w:pPr>
        <w:rPr>
          <w:rFonts w:asciiTheme="minorHAnsi" w:hAnsiTheme="minorHAnsi"/>
          <w:sz w:val="22"/>
          <w:szCs w:val="22"/>
        </w:rPr>
      </w:pPr>
    </w:p>
    <w:p w:rsidR="000344CF" w:rsidRPr="000344CF" w:rsidRDefault="000344CF" w:rsidP="000344CF">
      <w:pPr>
        <w:rPr>
          <w:rFonts w:asciiTheme="minorHAnsi" w:hAnsiTheme="minorHAnsi"/>
          <w:sz w:val="22"/>
          <w:szCs w:val="22"/>
        </w:rPr>
      </w:pPr>
    </w:p>
    <w:p w:rsidR="000344CF" w:rsidRPr="000344CF" w:rsidRDefault="000344CF" w:rsidP="000344CF">
      <w:pPr>
        <w:rPr>
          <w:rFonts w:asciiTheme="minorHAnsi" w:hAnsiTheme="minorHAnsi"/>
          <w:sz w:val="22"/>
          <w:szCs w:val="22"/>
        </w:rPr>
      </w:pPr>
    </w:p>
    <w:p w:rsidR="000344CF" w:rsidRPr="000344CF" w:rsidRDefault="000344CF" w:rsidP="000344CF">
      <w:pPr>
        <w:rPr>
          <w:rFonts w:asciiTheme="minorHAnsi" w:hAnsiTheme="minorHAnsi"/>
          <w:sz w:val="22"/>
          <w:szCs w:val="22"/>
        </w:rPr>
      </w:pPr>
    </w:p>
    <w:p w:rsidR="000344CF" w:rsidRPr="000344CF" w:rsidRDefault="000344CF" w:rsidP="000344CF">
      <w:pPr>
        <w:rPr>
          <w:rFonts w:asciiTheme="minorHAnsi" w:hAnsiTheme="minorHAnsi"/>
          <w:sz w:val="22"/>
          <w:szCs w:val="22"/>
        </w:rPr>
      </w:pPr>
    </w:p>
    <w:p w:rsidR="00D81F54" w:rsidRPr="000344CF" w:rsidRDefault="000344CF" w:rsidP="000344CF">
      <w:pPr>
        <w:tabs>
          <w:tab w:val="left" w:pos="1680"/>
        </w:tabs>
        <w:rPr>
          <w:rFonts w:asciiTheme="minorHAnsi" w:hAnsiTheme="minorHAnsi"/>
          <w:sz w:val="22"/>
          <w:szCs w:val="22"/>
        </w:rPr>
      </w:pPr>
      <w:r w:rsidRPr="000344CF">
        <w:rPr>
          <w:rFonts w:asciiTheme="minorHAnsi" w:hAnsiTheme="minorHAnsi"/>
          <w:sz w:val="22"/>
          <w:szCs w:val="22"/>
        </w:rPr>
        <w:tab/>
      </w:r>
    </w:p>
    <w:p w:rsidR="002F06D8" w:rsidRPr="000344CF" w:rsidRDefault="002F06D8" w:rsidP="002F06D8">
      <w:pPr>
        <w:pStyle w:val="Heading1"/>
        <w:rPr>
          <w:rFonts w:asciiTheme="minorHAnsi" w:hAnsiTheme="minorHAnsi"/>
          <w:sz w:val="22"/>
          <w:szCs w:val="22"/>
        </w:rPr>
      </w:pPr>
      <w:bookmarkStart w:id="4" w:name="_Toc439994665"/>
      <w:bookmarkStart w:id="5" w:name="_Toc26969055"/>
      <w:bookmarkStart w:id="6" w:name="_Toc219475711"/>
      <w:bookmarkStart w:id="7" w:name="_Toc343083743"/>
      <w:bookmarkStart w:id="8" w:name="_Toc499462391"/>
      <w:bookmarkStart w:id="9" w:name="_Toc14337127"/>
      <w:bookmarkStart w:id="10" w:name="_Toc196799916"/>
      <w:r w:rsidRPr="000344CF">
        <w:rPr>
          <w:rFonts w:asciiTheme="minorHAnsi" w:hAnsiTheme="minorHAnsi"/>
          <w:sz w:val="22"/>
          <w:szCs w:val="22"/>
        </w:rPr>
        <w:lastRenderedPageBreak/>
        <w:t>Introduction</w:t>
      </w:r>
      <w:bookmarkEnd w:id="4"/>
      <w:bookmarkEnd w:id="5"/>
      <w:bookmarkEnd w:id="6"/>
      <w:bookmarkEnd w:id="7"/>
      <w:bookmarkEnd w:id="8"/>
      <w:bookmarkEnd w:id="9"/>
    </w:p>
    <w:p w:rsidR="002F06D8" w:rsidRPr="000344CF" w:rsidRDefault="002F06D8" w:rsidP="002F06D8">
      <w:pPr>
        <w:pStyle w:val="Heading2"/>
        <w:rPr>
          <w:rFonts w:asciiTheme="minorHAnsi" w:hAnsiTheme="minorHAnsi"/>
          <w:sz w:val="22"/>
          <w:szCs w:val="22"/>
        </w:rPr>
      </w:pPr>
      <w:bookmarkStart w:id="11" w:name="_Toc439994667"/>
      <w:bookmarkStart w:id="12" w:name="_Toc26969056"/>
      <w:bookmarkStart w:id="13" w:name="_Toc219475712"/>
      <w:bookmarkStart w:id="14" w:name="_Toc343083744"/>
      <w:bookmarkStart w:id="15" w:name="_Toc499462392"/>
      <w:bookmarkStart w:id="16" w:name="_Toc14337128"/>
      <w:r w:rsidRPr="000344CF">
        <w:rPr>
          <w:rFonts w:asciiTheme="minorHAnsi" w:hAnsiTheme="minorHAnsi"/>
          <w:sz w:val="22"/>
          <w:szCs w:val="22"/>
        </w:rPr>
        <w:t>Purpose</w:t>
      </w:r>
      <w:bookmarkEnd w:id="11"/>
      <w:bookmarkEnd w:id="12"/>
      <w:r w:rsidRPr="000344CF">
        <w:rPr>
          <w:rFonts w:asciiTheme="minorHAnsi" w:hAnsiTheme="minorHAnsi"/>
          <w:sz w:val="22"/>
          <w:szCs w:val="22"/>
        </w:rPr>
        <w:t xml:space="preserve"> of This Document</w:t>
      </w:r>
      <w:bookmarkEnd w:id="13"/>
      <w:bookmarkEnd w:id="14"/>
      <w:bookmarkEnd w:id="15"/>
      <w:bookmarkEnd w:id="16"/>
    </w:p>
    <w:p w:rsidR="002F06D8" w:rsidRPr="000344CF" w:rsidRDefault="002F06D8" w:rsidP="000813F1">
      <w:pPr>
        <w:ind w:left="720"/>
        <w:jc w:val="both"/>
        <w:rPr>
          <w:rFonts w:asciiTheme="minorHAnsi" w:hAnsiTheme="minorHAnsi"/>
          <w:sz w:val="22"/>
          <w:szCs w:val="22"/>
        </w:rPr>
      </w:pPr>
      <w:r w:rsidRPr="000344CF">
        <w:rPr>
          <w:rFonts w:asciiTheme="minorHAnsi" w:hAnsiTheme="minorHAnsi"/>
          <w:sz w:val="22"/>
          <w:szCs w:val="22"/>
        </w:rPr>
        <w:t xml:space="preserve">This document describes the business requirements of </w:t>
      </w:r>
      <w:r w:rsidR="000813F1" w:rsidRPr="000344CF">
        <w:rPr>
          <w:rFonts w:asciiTheme="minorHAnsi" w:hAnsiTheme="minorHAnsi"/>
          <w:b/>
          <w:bCs/>
          <w:sz w:val="22"/>
          <w:szCs w:val="22"/>
        </w:rPr>
        <w:t>Policies and Standards Portal</w:t>
      </w:r>
      <w:r w:rsidRPr="000344CF">
        <w:rPr>
          <w:rFonts w:asciiTheme="minorHAnsi" w:hAnsiTheme="minorHAnsi"/>
          <w:sz w:val="22"/>
          <w:szCs w:val="22"/>
        </w:rPr>
        <w:t>.</w:t>
      </w:r>
    </w:p>
    <w:p w:rsidR="002F06D8" w:rsidRPr="000344CF" w:rsidRDefault="002F06D8" w:rsidP="002F06D8">
      <w:pPr>
        <w:pStyle w:val="Heading2"/>
        <w:rPr>
          <w:rFonts w:asciiTheme="minorHAnsi" w:hAnsiTheme="minorHAnsi"/>
          <w:sz w:val="22"/>
          <w:szCs w:val="22"/>
        </w:rPr>
      </w:pPr>
      <w:bookmarkStart w:id="17" w:name="_Toc219475713"/>
      <w:bookmarkStart w:id="18" w:name="_Toc343083745"/>
      <w:bookmarkStart w:id="19" w:name="_Toc499462393"/>
      <w:bookmarkStart w:id="20" w:name="_Toc14337129"/>
      <w:r w:rsidRPr="000344CF">
        <w:rPr>
          <w:rFonts w:asciiTheme="minorHAnsi" w:hAnsiTheme="minorHAnsi"/>
          <w:sz w:val="22"/>
          <w:szCs w:val="22"/>
        </w:rPr>
        <w:t>Scope of This Document</w:t>
      </w:r>
      <w:bookmarkEnd w:id="17"/>
      <w:bookmarkEnd w:id="18"/>
      <w:bookmarkEnd w:id="19"/>
      <w:bookmarkEnd w:id="20"/>
    </w:p>
    <w:p w:rsidR="002F06D8" w:rsidRPr="000344CF" w:rsidRDefault="002F06D8" w:rsidP="000813F1">
      <w:pPr>
        <w:ind w:left="720"/>
        <w:jc w:val="both"/>
        <w:rPr>
          <w:rFonts w:asciiTheme="minorHAnsi" w:hAnsiTheme="minorHAnsi"/>
          <w:sz w:val="22"/>
          <w:szCs w:val="22"/>
        </w:rPr>
      </w:pPr>
      <w:bookmarkStart w:id="21" w:name="_Toc439994668"/>
      <w:bookmarkStart w:id="22" w:name="_Toc26969057"/>
      <w:r w:rsidRPr="000344CF">
        <w:rPr>
          <w:rFonts w:asciiTheme="minorHAnsi" w:hAnsiTheme="minorHAnsi"/>
          <w:sz w:val="22"/>
          <w:szCs w:val="22"/>
        </w:rPr>
        <w:t xml:space="preserve">This document explains the Business Requirements for the </w:t>
      </w:r>
      <w:r w:rsidR="000813F1" w:rsidRPr="000344CF">
        <w:rPr>
          <w:rFonts w:asciiTheme="minorHAnsi" w:hAnsiTheme="minorHAnsi"/>
          <w:b/>
          <w:bCs/>
          <w:sz w:val="22"/>
          <w:szCs w:val="22"/>
        </w:rPr>
        <w:t>Policies and Standards Portal</w:t>
      </w:r>
      <w:r w:rsidRPr="000344CF">
        <w:rPr>
          <w:rFonts w:asciiTheme="minorHAnsi" w:hAnsiTheme="minorHAnsi"/>
          <w:sz w:val="22"/>
          <w:szCs w:val="22"/>
        </w:rPr>
        <w:t xml:space="preserve">. It describes the functions, goals, and tasks that the system should support or perform. This document comprises of vision, business process flows, business level </w:t>
      </w:r>
      <w:bookmarkStart w:id="23" w:name="_Toc219475719"/>
      <w:bookmarkStart w:id="24" w:name="_Toc220295932"/>
      <w:bookmarkStart w:id="25" w:name="_Toc220654723"/>
      <w:bookmarkEnd w:id="10"/>
      <w:bookmarkEnd w:id="21"/>
      <w:bookmarkEnd w:id="22"/>
      <w:r w:rsidRPr="000344CF">
        <w:rPr>
          <w:rFonts w:asciiTheme="minorHAnsi" w:hAnsiTheme="minorHAnsi"/>
          <w:sz w:val="22"/>
          <w:szCs w:val="22"/>
        </w:rPr>
        <w:t>requirements, and Business rules</w:t>
      </w:r>
    </w:p>
    <w:p w:rsidR="002F06D8" w:rsidRPr="000344CF" w:rsidRDefault="002F06D8" w:rsidP="002F06D8">
      <w:pPr>
        <w:pStyle w:val="Heading2"/>
        <w:tabs>
          <w:tab w:val="clear" w:pos="720"/>
          <w:tab w:val="num" w:pos="540"/>
        </w:tabs>
        <w:rPr>
          <w:rFonts w:asciiTheme="minorHAnsi" w:hAnsiTheme="minorHAnsi"/>
          <w:sz w:val="22"/>
          <w:szCs w:val="22"/>
        </w:rPr>
      </w:pPr>
      <w:bookmarkStart w:id="26" w:name="_Toc343083746"/>
      <w:bookmarkStart w:id="27" w:name="_Toc499462394"/>
      <w:bookmarkStart w:id="28" w:name="_Toc14337130"/>
      <w:r w:rsidRPr="000344CF">
        <w:rPr>
          <w:rFonts w:asciiTheme="minorHAnsi" w:hAnsiTheme="minorHAnsi"/>
          <w:sz w:val="22"/>
          <w:szCs w:val="22"/>
        </w:rPr>
        <w:t>Design Considerations</w:t>
      </w:r>
      <w:bookmarkEnd w:id="26"/>
      <w:bookmarkEnd w:id="27"/>
      <w:bookmarkEnd w:id="28"/>
    </w:p>
    <w:p w:rsidR="002F06D8" w:rsidRPr="000344CF" w:rsidRDefault="002F06D8" w:rsidP="002F06D8">
      <w:pPr>
        <w:pStyle w:val="Heading2"/>
        <w:rPr>
          <w:rFonts w:asciiTheme="minorHAnsi" w:hAnsiTheme="minorHAnsi"/>
          <w:sz w:val="22"/>
          <w:szCs w:val="22"/>
        </w:rPr>
      </w:pPr>
      <w:bookmarkStart w:id="29" w:name="_Toc343083747"/>
      <w:bookmarkStart w:id="30" w:name="_Toc499462395"/>
      <w:bookmarkStart w:id="31" w:name="_Toc14337131"/>
      <w:r w:rsidRPr="000344CF">
        <w:rPr>
          <w:rFonts w:asciiTheme="minorHAnsi" w:hAnsiTheme="minorHAnsi"/>
          <w:sz w:val="22"/>
          <w:szCs w:val="22"/>
        </w:rPr>
        <w:t>Assumptions and Dependencies</w:t>
      </w:r>
      <w:bookmarkEnd w:id="29"/>
      <w:bookmarkEnd w:id="30"/>
      <w:bookmarkEnd w:id="31"/>
    </w:p>
    <w:p w:rsidR="002F06D8" w:rsidRPr="000344CF" w:rsidRDefault="002F06D8" w:rsidP="002F06D8">
      <w:pPr>
        <w:ind w:left="567" w:right="22"/>
        <w:rPr>
          <w:rFonts w:asciiTheme="minorHAnsi" w:hAnsiTheme="minorHAnsi"/>
          <w:sz w:val="22"/>
          <w:szCs w:val="22"/>
        </w:rPr>
      </w:pPr>
      <w:r w:rsidRPr="000344CF">
        <w:rPr>
          <w:rFonts w:asciiTheme="minorHAnsi" w:hAnsiTheme="minorHAnsi"/>
          <w:sz w:val="22"/>
          <w:szCs w:val="22"/>
        </w:rPr>
        <w:t>Following are the assumptions and dependencies regarding this project/ process:</w:t>
      </w:r>
    </w:p>
    <w:p w:rsidR="002F06D8" w:rsidRPr="000344CF" w:rsidRDefault="002F06D8" w:rsidP="002F06D8">
      <w:pPr>
        <w:numPr>
          <w:ilvl w:val="0"/>
          <w:numId w:val="9"/>
        </w:numPr>
        <w:ind w:right="22"/>
        <w:rPr>
          <w:rFonts w:asciiTheme="minorHAnsi" w:hAnsiTheme="minorHAnsi"/>
          <w:sz w:val="22"/>
          <w:szCs w:val="22"/>
        </w:rPr>
      </w:pPr>
      <w:r w:rsidRPr="000344CF">
        <w:rPr>
          <w:rFonts w:asciiTheme="minorHAnsi" w:hAnsiTheme="minorHAnsi"/>
          <w:sz w:val="22"/>
          <w:szCs w:val="22"/>
        </w:rPr>
        <w:t>The End user/Customer has communicated all the business requirements to IT-</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w:t>
      </w:r>
    </w:p>
    <w:p w:rsidR="002F06D8" w:rsidRPr="000344CF" w:rsidRDefault="002F06D8" w:rsidP="002F06D8">
      <w:pPr>
        <w:numPr>
          <w:ilvl w:val="0"/>
          <w:numId w:val="9"/>
        </w:numPr>
        <w:ind w:right="22"/>
        <w:rPr>
          <w:rFonts w:asciiTheme="minorHAnsi" w:hAnsiTheme="minorHAnsi"/>
          <w:sz w:val="22"/>
          <w:szCs w:val="22"/>
        </w:rPr>
      </w:pPr>
      <w:r w:rsidRPr="000344CF">
        <w:rPr>
          <w:rFonts w:asciiTheme="minorHAnsi" w:hAnsiTheme="minorHAnsi"/>
          <w:sz w:val="22"/>
          <w:szCs w:val="22"/>
        </w:rPr>
        <w:t xml:space="preserve">There will be no significant changes to the requirements during the development process.  </w:t>
      </w:r>
    </w:p>
    <w:p w:rsidR="002F06D8" w:rsidRPr="000344CF" w:rsidRDefault="002F06D8" w:rsidP="002F06D8">
      <w:pPr>
        <w:pStyle w:val="Heading2"/>
        <w:rPr>
          <w:rFonts w:asciiTheme="minorHAnsi" w:hAnsiTheme="minorHAnsi"/>
          <w:sz w:val="22"/>
          <w:szCs w:val="22"/>
        </w:rPr>
      </w:pPr>
      <w:bookmarkStart w:id="32" w:name="_Toc343083748"/>
      <w:bookmarkStart w:id="33" w:name="_Toc499462396"/>
      <w:bookmarkStart w:id="34" w:name="_Toc14337132"/>
      <w:r w:rsidRPr="000344CF">
        <w:rPr>
          <w:rFonts w:asciiTheme="minorHAnsi" w:hAnsiTheme="minorHAnsi"/>
          <w:sz w:val="22"/>
          <w:szCs w:val="22"/>
        </w:rPr>
        <w:t>Requirement Levels</w:t>
      </w:r>
      <w:bookmarkEnd w:id="32"/>
      <w:bookmarkEnd w:id="33"/>
      <w:bookmarkEnd w:id="34"/>
    </w:p>
    <w:p w:rsidR="002F06D8" w:rsidRPr="000344CF" w:rsidRDefault="002F06D8" w:rsidP="002F06D8">
      <w:pPr>
        <w:ind w:right="22" w:firstLine="567"/>
        <w:rPr>
          <w:rFonts w:asciiTheme="minorHAnsi" w:hAnsiTheme="minorHAnsi"/>
          <w:sz w:val="22"/>
          <w:szCs w:val="22"/>
        </w:rPr>
      </w:pPr>
      <w:r w:rsidRPr="000344CF">
        <w:rPr>
          <w:rFonts w:asciiTheme="minorHAnsi" w:hAnsiTheme="minorHAnsi"/>
          <w:sz w:val="22"/>
          <w:szCs w:val="22"/>
        </w:rPr>
        <w:t>The requirements set out in this document may have one of the three following levels</w:t>
      </w:r>
    </w:p>
    <w:p w:rsidR="002F06D8" w:rsidRPr="000344CF" w:rsidRDefault="002F06D8" w:rsidP="002F06D8">
      <w:pPr>
        <w:ind w:right="22"/>
        <w:rPr>
          <w:rFonts w:asciiTheme="minorHAnsi" w:hAnsiTheme="minorHAnsi"/>
          <w:sz w:val="22"/>
          <w:szCs w:val="22"/>
        </w:rPr>
      </w:pPr>
    </w:p>
    <w:p w:rsidR="002F06D8" w:rsidRPr="000344CF" w:rsidRDefault="002F06D8" w:rsidP="00374397">
      <w:pPr>
        <w:ind w:left="2268" w:right="22" w:hanging="1701"/>
        <w:rPr>
          <w:rFonts w:asciiTheme="minorHAnsi" w:hAnsiTheme="minorHAnsi"/>
          <w:sz w:val="22"/>
          <w:szCs w:val="22"/>
        </w:rPr>
      </w:pPr>
      <w:r w:rsidRPr="000344CF">
        <w:rPr>
          <w:rFonts w:asciiTheme="minorHAnsi" w:hAnsiTheme="minorHAnsi"/>
          <w:sz w:val="22"/>
          <w:szCs w:val="22"/>
        </w:rPr>
        <w:t>”Essential”</w:t>
      </w:r>
      <w:r w:rsidRPr="000344CF">
        <w:rPr>
          <w:rFonts w:asciiTheme="minorHAnsi" w:hAnsiTheme="minorHAnsi"/>
          <w:sz w:val="22"/>
          <w:szCs w:val="22"/>
        </w:rPr>
        <w:tab/>
        <w:t>This level means that the definition is an absolute requirement of the specification.</w:t>
      </w:r>
    </w:p>
    <w:p w:rsidR="002F06D8" w:rsidRPr="000344CF" w:rsidRDefault="002F06D8" w:rsidP="002F06D8">
      <w:pPr>
        <w:ind w:left="2268" w:right="22" w:hanging="1701"/>
        <w:rPr>
          <w:rFonts w:asciiTheme="minorHAnsi" w:hAnsiTheme="minorHAnsi"/>
          <w:sz w:val="22"/>
          <w:szCs w:val="22"/>
        </w:rPr>
      </w:pPr>
    </w:p>
    <w:p w:rsidR="002F06D8" w:rsidRPr="000344CF" w:rsidRDefault="002F06D8" w:rsidP="00374397">
      <w:pPr>
        <w:ind w:left="2268" w:right="22" w:hanging="1701"/>
        <w:rPr>
          <w:rFonts w:asciiTheme="minorHAnsi" w:hAnsiTheme="minorHAnsi"/>
          <w:sz w:val="22"/>
          <w:szCs w:val="22"/>
        </w:rPr>
      </w:pPr>
      <w:r w:rsidRPr="000344CF">
        <w:rPr>
          <w:rFonts w:asciiTheme="minorHAnsi" w:hAnsiTheme="minorHAnsi"/>
          <w:sz w:val="22"/>
          <w:szCs w:val="22"/>
        </w:rPr>
        <w:t xml:space="preserve"> “Recommended”</w:t>
      </w:r>
      <w:r w:rsidR="00374397" w:rsidRPr="000344CF">
        <w:rPr>
          <w:rFonts w:asciiTheme="minorHAnsi" w:hAnsiTheme="minorHAnsi"/>
          <w:sz w:val="22"/>
          <w:szCs w:val="22"/>
        </w:rPr>
        <w:t xml:space="preserve"> </w:t>
      </w:r>
      <w:r w:rsidRPr="000344CF">
        <w:rPr>
          <w:rFonts w:asciiTheme="minorHAnsi" w:hAnsiTheme="minorHAnsi"/>
          <w:sz w:val="22"/>
          <w:szCs w:val="22"/>
        </w:rPr>
        <w:t>This level means that there may exist valid reasons in particular circumstances to ignore a particular item, but the full implications must be understood and carefully weighed before choosing a different course.</w:t>
      </w:r>
    </w:p>
    <w:p w:rsidR="002F06D8" w:rsidRPr="000344CF" w:rsidRDefault="002F06D8" w:rsidP="002F06D8">
      <w:pPr>
        <w:ind w:left="2268" w:right="22" w:hanging="1701"/>
        <w:rPr>
          <w:rFonts w:asciiTheme="minorHAnsi" w:hAnsiTheme="minorHAnsi"/>
          <w:sz w:val="22"/>
          <w:szCs w:val="22"/>
        </w:rPr>
      </w:pPr>
    </w:p>
    <w:p w:rsidR="002F06D8" w:rsidRPr="000344CF" w:rsidRDefault="002F06D8" w:rsidP="002F06D8">
      <w:pPr>
        <w:ind w:left="2268" w:right="22" w:hanging="1701"/>
        <w:rPr>
          <w:rFonts w:asciiTheme="minorHAnsi" w:hAnsiTheme="minorHAnsi"/>
          <w:i/>
          <w:iCs/>
          <w:color w:val="44546A"/>
          <w:sz w:val="22"/>
          <w:szCs w:val="22"/>
        </w:rPr>
      </w:pPr>
      <w:r w:rsidRPr="000344CF">
        <w:rPr>
          <w:rFonts w:asciiTheme="minorHAnsi" w:hAnsiTheme="minorHAnsi"/>
          <w:sz w:val="22"/>
          <w:szCs w:val="22"/>
        </w:rPr>
        <w:t>“Optional”</w:t>
      </w:r>
      <w:r w:rsidRPr="000344CF">
        <w:rPr>
          <w:rFonts w:asciiTheme="minorHAnsi" w:hAnsiTheme="minorHAnsi"/>
          <w:sz w:val="22"/>
          <w:szCs w:val="22"/>
        </w:rPr>
        <w:tab/>
        <w:t>This level means that that an item is truly optional</w:t>
      </w:r>
      <w:r w:rsidRPr="000344CF">
        <w:rPr>
          <w:rFonts w:asciiTheme="minorHAnsi" w:hAnsiTheme="minorHAnsi"/>
          <w:i/>
          <w:iCs/>
          <w:color w:val="44546A"/>
          <w:sz w:val="22"/>
          <w:szCs w:val="22"/>
        </w:rPr>
        <w:t xml:space="preserve">. </w:t>
      </w:r>
    </w:p>
    <w:p w:rsidR="002F06D8" w:rsidRPr="000344CF" w:rsidRDefault="002F06D8" w:rsidP="002F06D8">
      <w:pPr>
        <w:ind w:left="2268" w:right="22" w:hanging="1701"/>
        <w:rPr>
          <w:rFonts w:asciiTheme="minorHAnsi" w:hAnsiTheme="minorHAnsi"/>
          <w:i/>
          <w:iCs/>
          <w:color w:val="44546A"/>
          <w:sz w:val="22"/>
          <w:szCs w:val="22"/>
        </w:rPr>
      </w:pPr>
    </w:p>
    <w:p w:rsidR="002F06D8" w:rsidRPr="000344CF" w:rsidRDefault="002F06D8" w:rsidP="002F06D8">
      <w:pPr>
        <w:ind w:left="2268" w:right="22" w:hanging="1701"/>
        <w:rPr>
          <w:rFonts w:asciiTheme="minorHAnsi" w:hAnsiTheme="minorHAnsi"/>
          <w:sz w:val="22"/>
          <w:szCs w:val="22"/>
        </w:rPr>
      </w:pPr>
    </w:p>
    <w:p w:rsidR="002F06D8" w:rsidRPr="000344CF" w:rsidRDefault="002F06D8" w:rsidP="002F06D8">
      <w:pPr>
        <w:pStyle w:val="Heading1"/>
        <w:ind w:left="567" w:hanging="567"/>
        <w:rPr>
          <w:rFonts w:asciiTheme="minorHAnsi" w:hAnsiTheme="minorHAnsi" w:cs="Arial"/>
          <w:sz w:val="22"/>
          <w:szCs w:val="22"/>
        </w:rPr>
      </w:pPr>
      <w:bookmarkStart w:id="35" w:name="_Toc343083749"/>
      <w:bookmarkStart w:id="36" w:name="_Toc499462397"/>
      <w:bookmarkStart w:id="37" w:name="_Toc14337133"/>
      <w:r w:rsidRPr="000344CF">
        <w:rPr>
          <w:rFonts w:asciiTheme="minorHAnsi" w:hAnsiTheme="minorHAnsi" w:cs="Arial"/>
          <w:sz w:val="22"/>
          <w:szCs w:val="22"/>
        </w:rPr>
        <w:lastRenderedPageBreak/>
        <w:t>Project Overview</w:t>
      </w:r>
      <w:bookmarkEnd w:id="35"/>
      <w:bookmarkEnd w:id="36"/>
      <w:bookmarkEnd w:id="37"/>
    </w:p>
    <w:p w:rsidR="002F06D8" w:rsidRPr="000344CF" w:rsidRDefault="002F06D8" w:rsidP="002F06D8">
      <w:pPr>
        <w:rPr>
          <w:rFonts w:asciiTheme="minorHAnsi" w:hAnsiTheme="minorHAnsi"/>
          <w:sz w:val="22"/>
          <w:szCs w:val="22"/>
          <w:lang w:eastAsia="de-DE"/>
        </w:rPr>
      </w:pPr>
    </w:p>
    <w:p w:rsidR="002F06D8" w:rsidRPr="000344CF" w:rsidRDefault="002F06D8" w:rsidP="002F06D8">
      <w:pPr>
        <w:pStyle w:val="Heading2"/>
        <w:rPr>
          <w:rFonts w:asciiTheme="minorHAnsi" w:hAnsiTheme="minorHAnsi"/>
          <w:sz w:val="22"/>
          <w:szCs w:val="22"/>
        </w:rPr>
      </w:pPr>
      <w:bookmarkStart w:id="38" w:name="_Toc343083750"/>
      <w:bookmarkStart w:id="39" w:name="_Toc499462398"/>
      <w:bookmarkStart w:id="40" w:name="_Toc14337134"/>
      <w:r w:rsidRPr="000344CF">
        <w:rPr>
          <w:rFonts w:asciiTheme="minorHAnsi" w:hAnsiTheme="minorHAnsi"/>
          <w:sz w:val="22"/>
          <w:szCs w:val="22"/>
        </w:rPr>
        <w:t>Project Overview &amp; Background</w:t>
      </w:r>
      <w:bookmarkEnd w:id="38"/>
      <w:bookmarkEnd w:id="39"/>
      <w:bookmarkEnd w:id="40"/>
    </w:p>
    <w:p w:rsidR="000813F1" w:rsidRPr="000344CF" w:rsidRDefault="000813F1" w:rsidP="001D173F">
      <w:pPr>
        <w:spacing w:after="160" w:line="259" w:lineRule="auto"/>
        <w:ind w:left="720"/>
        <w:contextualSpacing/>
        <w:jc w:val="both"/>
        <w:rPr>
          <w:rFonts w:asciiTheme="minorHAnsi" w:hAnsiTheme="minorHAnsi"/>
          <w:sz w:val="22"/>
          <w:szCs w:val="22"/>
        </w:rPr>
      </w:pPr>
      <w:r w:rsidRPr="000344CF">
        <w:rPr>
          <w:rFonts w:asciiTheme="minorHAnsi" w:hAnsiTheme="minorHAnsi"/>
          <w:sz w:val="22"/>
          <w:szCs w:val="22"/>
        </w:rPr>
        <w:t xml:space="preserve">The Healthcare policy and standards department of </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is responsible for</w:t>
      </w:r>
      <w:r w:rsidR="00BB2937">
        <w:rPr>
          <w:rFonts w:asciiTheme="minorHAnsi" w:hAnsiTheme="minorHAnsi"/>
          <w:sz w:val="22"/>
          <w:szCs w:val="22"/>
        </w:rPr>
        <w:t xml:space="preserve"> developing </w:t>
      </w:r>
      <w:del w:id="41" w:author="Prashant Thomas" w:date="2020-01-16T13:41:00Z">
        <w:r w:rsidR="00BB2937" w:rsidDel="007E4FBF">
          <w:rPr>
            <w:rFonts w:asciiTheme="minorHAnsi" w:hAnsiTheme="minorHAnsi"/>
            <w:sz w:val="22"/>
            <w:szCs w:val="22"/>
          </w:rPr>
          <w:delText xml:space="preserve">and </w:delText>
        </w:r>
        <w:r w:rsidRPr="000344CF" w:rsidDel="007E4FBF">
          <w:rPr>
            <w:rFonts w:asciiTheme="minorHAnsi" w:hAnsiTheme="minorHAnsi"/>
            <w:sz w:val="22"/>
            <w:szCs w:val="22"/>
          </w:rPr>
          <w:delText xml:space="preserve"> managing</w:delText>
        </w:r>
      </w:del>
      <w:ins w:id="42" w:author="Prashant Thomas" w:date="2020-01-16T13:41:00Z">
        <w:r w:rsidR="007E4FBF">
          <w:rPr>
            <w:rFonts w:asciiTheme="minorHAnsi" w:hAnsiTheme="minorHAnsi"/>
            <w:sz w:val="22"/>
            <w:szCs w:val="22"/>
          </w:rPr>
          <w:t xml:space="preserve">and </w:t>
        </w:r>
        <w:r w:rsidR="007E4FBF" w:rsidRPr="000344CF">
          <w:rPr>
            <w:rFonts w:asciiTheme="minorHAnsi" w:hAnsiTheme="minorHAnsi"/>
            <w:sz w:val="22"/>
            <w:szCs w:val="22"/>
          </w:rPr>
          <w:t>managing</w:t>
        </w:r>
      </w:ins>
      <w:r w:rsidRPr="000344CF">
        <w:rPr>
          <w:rFonts w:asciiTheme="minorHAnsi" w:hAnsiTheme="minorHAnsi"/>
          <w:sz w:val="22"/>
          <w:szCs w:val="22"/>
        </w:rPr>
        <w:t xml:space="preserve"> (i.e. adding, updating, deleting, etc.) the policies and standards. Currently, the entire process of managing their tasks are manual which is time consuming. In order to visualize, prioritize and organize their task, they need an online portal to receive requests related to healthcare policies and standards and a platform to manage their work.</w:t>
      </w:r>
    </w:p>
    <w:p w:rsidR="000813F1" w:rsidRPr="000344CF" w:rsidRDefault="000813F1" w:rsidP="001D173F">
      <w:pPr>
        <w:spacing w:after="160" w:line="259" w:lineRule="auto"/>
        <w:ind w:left="720"/>
        <w:contextualSpacing/>
        <w:jc w:val="both"/>
        <w:rPr>
          <w:rFonts w:asciiTheme="minorHAnsi" w:hAnsiTheme="minorHAnsi"/>
          <w:sz w:val="22"/>
          <w:szCs w:val="22"/>
        </w:rPr>
      </w:pPr>
    </w:p>
    <w:p w:rsidR="006A7187" w:rsidRPr="000344CF" w:rsidRDefault="000813F1" w:rsidP="001D173F">
      <w:pPr>
        <w:spacing w:after="160" w:line="259" w:lineRule="auto"/>
        <w:ind w:left="720"/>
        <w:contextualSpacing/>
        <w:jc w:val="both"/>
        <w:rPr>
          <w:rFonts w:asciiTheme="minorHAnsi" w:hAnsiTheme="minorHAnsi"/>
          <w:sz w:val="22"/>
          <w:szCs w:val="22"/>
        </w:rPr>
      </w:pPr>
      <w:r w:rsidRPr="000344CF">
        <w:rPr>
          <w:rFonts w:asciiTheme="minorHAnsi" w:hAnsiTheme="minorHAnsi"/>
          <w:sz w:val="22"/>
          <w:szCs w:val="22"/>
        </w:rPr>
        <w:t>This project aims to automate the current manual process by providing an online portal to receive requests, manage tasks, receive feedback, create and manage projects, etc.</w:t>
      </w:r>
    </w:p>
    <w:p w:rsidR="00292C11" w:rsidRPr="000344CF" w:rsidRDefault="00292C11" w:rsidP="000344CF">
      <w:pPr>
        <w:spacing w:after="160" w:line="259" w:lineRule="auto"/>
        <w:contextualSpacing/>
        <w:rPr>
          <w:rFonts w:asciiTheme="minorHAnsi" w:hAnsiTheme="minorHAnsi"/>
          <w:sz w:val="22"/>
          <w:szCs w:val="22"/>
        </w:rPr>
      </w:pPr>
    </w:p>
    <w:p w:rsidR="002F06D8" w:rsidRPr="000344CF" w:rsidRDefault="002F06D8" w:rsidP="002F06D8">
      <w:pPr>
        <w:pStyle w:val="Heading2"/>
        <w:rPr>
          <w:rFonts w:asciiTheme="minorHAnsi" w:hAnsiTheme="minorHAnsi"/>
          <w:sz w:val="22"/>
          <w:szCs w:val="22"/>
        </w:rPr>
      </w:pPr>
      <w:bookmarkStart w:id="43" w:name="_Toc343083752"/>
      <w:bookmarkStart w:id="44" w:name="_Toc499462400"/>
      <w:bookmarkStart w:id="45" w:name="_Toc14337135"/>
      <w:r w:rsidRPr="000344CF">
        <w:rPr>
          <w:rFonts w:asciiTheme="minorHAnsi" w:hAnsiTheme="minorHAnsi"/>
          <w:sz w:val="22"/>
          <w:szCs w:val="22"/>
        </w:rPr>
        <w:t>Project Stakeholders</w:t>
      </w:r>
      <w:bookmarkEnd w:id="43"/>
      <w:bookmarkEnd w:id="44"/>
      <w:bookmarkEnd w:id="45"/>
    </w:p>
    <w:p w:rsidR="002F06D8" w:rsidRPr="000344CF" w:rsidRDefault="002F06D8" w:rsidP="002F06D8">
      <w:pPr>
        <w:rPr>
          <w:rFonts w:asciiTheme="minorHAnsi" w:hAnsiTheme="minorHAnsi"/>
          <w:b/>
          <w:sz w:val="22"/>
          <w:szCs w:val="22"/>
        </w:rPr>
      </w:pPr>
    </w:p>
    <w:tbl>
      <w:tblPr>
        <w:tblW w:w="910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3487"/>
        <w:gridCol w:w="2892"/>
        <w:gridCol w:w="1824"/>
      </w:tblGrid>
      <w:tr w:rsidR="002F06D8" w:rsidRPr="000344CF" w:rsidTr="00836CAF">
        <w:trPr>
          <w:cantSplit/>
          <w:trHeight w:val="382"/>
          <w:tblHeader/>
        </w:trPr>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S. No.</w:t>
            </w:r>
          </w:p>
        </w:tc>
        <w:tc>
          <w:tcPr>
            <w:tcW w:w="3487"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Stakeholders</w:t>
            </w:r>
          </w:p>
        </w:tc>
        <w:tc>
          <w:tcPr>
            <w:tcW w:w="2892" w:type="dxa"/>
            <w:tcBorders>
              <w:top w:val="single" w:sz="4" w:space="0" w:color="auto"/>
              <w:left w:val="single" w:sz="4" w:space="0" w:color="auto"/>
              <w:bottom w:val="single" w:sz="4" w:space="0" w:color="auto"/>
              <w:right w:val="single" w:sz="4" w:space="0" w:color="auto"/>
            </w:tcBorders>
            <w:shd w:val="clear" w:color="auto" w:fill="D9D9D9"/>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Department/</w:t>
            </w:r>
          </w:p>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Section</w:t>
            </w:r>
          </w:p>
        </w:tc>
        <w:tc>
          <w:tcPr>
            <w:tcW w:w="1824"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Internal/</w:t>
            </w:r>
          </w:p>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External</w:t>
            </w:r>
          </w:p>
        </w:tc>
      </w:tr>
      <w:tr w:rsidR="002F06D8" w:rsidRPr="000344CF" w:rsidTr="00836CAF">
        <w:trPr>
          <w:cantSplit/>
          <w:trHeight w:val="425"/>
        </w:trPr>
        <w:tc>
          <w:tcPr>
            <w:tcW w:w="900" w:type="dxa"/>
            <w:tcBorders>
              <w:top w:val="single" w:sz="4" w:space="0" w:color="auto"/>
            </w:tcBorders>
            <w:vAlign w:val="center"/>
          </w:tcPr>
          <w:p w:rsidR="002F06D8" w:rsidRPr="000344CF" w:rsidRDefault="006A7187" w:rsidP="00374397">
            <w:pPr>
              <w:rPr>
                <w:rFonts w:asciiTheme="minorHAnsi" w:hAnsiTheme="minorHAnsi"/>
                <w:sz w:val="22"/>
                <w:szCs w:val="22"/>
              </w:rPr>
            </w:pPr>
            <w:r w:rsidRPr="000344CF">
              <w:rPr>
                <w:rFonts w:asciiTheme="minorHAnsi" w:hAnsiTheme="minorHAnsi"/>
                <w:sz w:val="22"/>
                <w:szCs w:val="22"/>
              </w:rPr>
              <w:t>1</w:t>
            </w:r>
            <w:r w:rsidR="002F06D8" w:rsidRPr="000344CF">
              <w:rPr>
                <w:rFonts w:asciiTheme="minorHAnsi" w:hAnsiTheme="minorHAnsi"/>
                <w:sz w:val="22"/>
                <w:szCs w:val="22"/>
              </w:rPr>
              <w:t>.</w:t>
            </w:r>
          </w:p>
          <w:p w:rsidR="002F06D8" w:rsidRPr="000344CF" w:rsidRDefault="002F06D8" w:rsidP="00374397">
            <w:pPr>
              <w:rPr>
                <w:rFonts w:asciiTheme="minorHAnsi" w:hAnsiTheme="minorHAnsi"/>
                <w:sz w:val="22"/>
                <w:szCs w:val="22"/>
              </w:rPr>
            </w:pPr>
          </w:p>
        </w:tc>
        <w:tc>
          <w:tcPr>
            <w:tcW w:w="3487" w:type="dxa"/>
            <w:tcBorders>
              <w:top w:val="single" w:sz="4" w:space="0" w:color="auto"/>
            </w:tcBorders>
            <w:vAlign w:val="center"/>
          </w:tcPr>
          <w:p w:rsidR="002F06D8" w:rsidRPr="000344CF" w:rsidRDefault="005B177E" w:rsidP="00374397">
            <w:pPr>
              <w:rPr>
                <w:rFonts w:asciiTheme="minorHAnsi" w:hAnsiTheme="minorHAnsi"/>
                <w:sz w:val="22"/>
                <w:szCs w:val="22"/>
              </w:rPr>
            </w:pPr>
            <w:r w:rsidRPr="000344CF">
              <w:rPr>
                <w:rFonts w:asciiTheme="minorHAnsi" w:hAnsiTheme="minorHAnsi"/>
                <w:sz w:val="22"/>
                <w:szCs w:val="22"/>
              </w:rPr>
              <w:t>Mahasen Ali Al Hosani</w:t>
            </w:r>
          </w:p>
        </w:tc>
        <w:tc>
          <w:tcPr>
            <w:tcW w:w="2892" w:type="dxa"/>
            <w:tcBorders>
              <w:top w:val="single" w:sz="4" w:space="0" w:color="auto"/>
            </w:tcBorders>
            <w:vAlign w:val="center"/>
          </w:tcPr>
          <w:p w:rsidR="002F06D8" w:rsidRPr="000344CF" w:rsidRDefault="005B177E" w:rsidP="00DB79BB">
            <w:pPr>
              <w:rPr>
                <w:rFonts w:asciiTheme="minorHAnsi" w:hAnsiTheme="minorHAnsi"/>
                <w:sz w:val="22"/>
                <w:szCs w:val="22"/>
              </w:rPr>
            </w:pPr>
            <w:r w:rsidRPr="000344CF">
              <w:rPr>
                <w:rFonts w:asciiTheme="minorHAnsi" w:hAnsiTheme="minorHAnsi"/>
                <w:sz w:val="22"/>
                <w:szCs w:val="22"/>
              </w:rPr>
              <w:t>Sr. Officer Healthcare Policy &amp; Standards, Healthcare Policy and  Standards</w:t>
            </w:r>
          </w:p>
        </w:tc>
        <w:tc>
          <w:tcPr>
            <w:tcW w:w="1824" w:type="dxa"/>
            <w:tcBorders>
              <w:top w:val="single" w:sz="4" w:space="0" w:color="auto"/>
            </w:tcBorders>
            <w:vAlign w:val="center"/>
          </w:tcPr>
          <w:p w:rsidR="005B177E" w:rsidRPr="000344CF" w:rsidRDefault="002F06D8" w:rsidP="005B177E">
            <w:pPr>
              <w:rPr>
                <w:rFonts w:asciiTheme="minorHAnsi" w:hAnsiTheme="minorHAnsi"/>
                <w:sz w:val="22"/>
                <w:szCs w:val="22"/>
              </w:rPr>
            </w:pPr>
            <w:r w:rsidRPr="000344CF">
              <w:rPr>
                <w:rFonts w:asciiTheme="minorHAnsi" w:hAnsiTheme="minorHAnsi"/>
                <w:sz w:val="22"/>
                <w:szCs w:val="22"/>
              </w:rPr>
              <w:t>Internal</w:t>
            </w:r>
          </w:p>
        </w:tc>
      </w:tr>
    </w:tbl>
    <w:p w:rsidR="002F06D8" w:rsidRPr="000344CF" w:rsidRDefault="002F06D8" w:rsidP="002F06D8">
      <w:pPr>
        <w:rPr>
          <w:rFonts w:asciiTheme="minorHAnsi" w:hAnsiTheme="minorHAnsi"/>
          <w:b/>
          <w:sz w:val="22"/>
          <w:szCs w:val="22"/>
        </w:rPr>
      </w:pPr>
    </w:p>
    <w:p w:rsidR="002F06D8" w:rsidRPr="000344CF" w:rsidRDefault="002F06D8" w:rsidP="002F06D8">
      <w:pPr>
        <w:rPr>
          <w:rFonts w:asciiTheme="minorHAnsi" w:hAnsiTheme="minorHAnsi"/>
          <w:b/>
          <w:sz w:val="22"/>
          <w:szCs w:val="22"/>
        </w:rPr>
      </w:pPr>
    </w:p>
    <w:p w:rsidR="002F06D8" w:rsidRPr="000344CF" w:rsidRDefault="002F06D8" w:rsidP="002F06D8">
      <w:pPr>
        <w:pStyle w:val="Heading2"/>
        <w:rPr>
          <w:rFonts w:asciiTheme="minorHAnsi" w:hAnsiTheme="minorHAnsi"/>
          <w:sz w:val="22"/>
          <w:szCs w:val="22"/>
        </w:rPr>
      </w:pPr>
      <w:bookmarkStart w:id="46" w:name="_Toc306188640"/>
      <w:bookmarkStart w:id="47" w:name="_Toc343083753"/>
      <w:bookmarkStart w:id="48" w:name="_Toc499462401"/>
      <w:bookmarkStart w:id="49" w:name="_Toc14337136"/>
      <w:r w:rsidRPr="000344CF">
        <w:rPr>
          <w:rFonts w:asciiTheme="minorHAnsi" w:hAnsiTheme="minorHAnsi"/>
          <w:sz w:val="22"/>
          <w:szCs w:val="22"/>
        </w:rPr>
        <w:t>Key Assumptions &amp; Constraints</w:t>
      </w:r>
      <w:bookmarkEnd w:id="46"/>
      <w:bookmarkEnd w:id="47"/>
      <w:bookmarkEnd w:id="48"/>
      <w:bookmarkEnd w:id="49"/>
    </w:p>
    <w:p w:rsidR="002F06D8" w:rsidRPr="000344CF" w:rsidRDefault="002F06D8" w:rsidP="002F06D8">
      <w:pPr>
        <w:rPr>
          <w:rFonts w:asciiTheme="minorHAnsi" w:hAnsiTheme="minorHAnsi"/>
          <w:b/>
          <w:sz w:val="22"/>
          <w:szCs w:val="22"/>
        </w:rPr>
      </w:pPr>
    </w:p>
    <w:tbl>
      <w:tblPr>
        <w:tblW w:w="9163"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1"/>
        <w:gridCol w:w="8602"/>
      </w:tblGrid>
      <w:tr w:rsidR="002F06D8" w:rsidRPr="000344CF" w:rsidTr="00374397">
        <w:trPr>
          <w:trHeight w:val="350"/>
        </w:trPr>
        <w:tc>
          <w:tcPr>
            <w:tcW w:w="561" w:type="dxa"/>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w:t>
            </w:r>
          </w:p>
        </w:tc>
        <w:tc>
          <w:tcPr>
            <w:tcW w:w="8602" w:type="dxa"/>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Assumptions</w:t>
            </w:r>
          </w:p>
        </w:tc>
      </w:tr>
      <w:tr w:rsidR="002F06D8" w:rsidRPr="000344CF" w:rsidTr="00374397">
        <w:tc>
          <w:tcPr>
            <w:tcW w:w="561"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1.</w:t>
            </w:r>
          </w:p>
        </w:tc>
        <w:tc>
          <w:tcPr>
            <w:tcW w:w="8602"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There would not be any major/significant</w:t>
            </w:r>
            <w:r w:rsidR="006A7187" w:rsidRPr="000344CF">
              <w:rPr>
                <w:rFonts w:asciiTheme="minorHAnsi" w:hAnsiTheme="minorHAnsi"/>
                <w:sz w:val="22"/>
                <w:szCs w:val="22"/>
              </w:rPr>
              <w:t xml:space="preserve"> requirement</w:t>
            </w:r>
            <w:r w:rsidRPr="000344CF">
              <w:rPr>
                <w:rFonts w:asciiTheme="minorHAnsi" w:hAnsiTheme="minorHAnsi"/>
                <w:sz w:val="22"/>
                <w:szCs w:val="22"/>
              </w:rPr>
              <w:t xml:space="preserve"> changes during development phase</w:t>
            </w:r>
            <w:r w:rsidR="00BB2937">
              <w:rPr>
                <w:rFonts w:asciiTheme="minorHAnsi" w:hAnsiTheme="minorHAnsi"/>
                <w:sz w:val="22"/>
                <w:szCs w:val="22"/>
              </w:rPr>
              <w:t>.</w:t>
            </w:r>
          </w:p>
        </w:tc>
      </w:tr>
      <w:tr w:rsidR="002F06D8" w:rsidRPr="000344CF" w:rsidTr="00122756">
        <w:trPr>
          <w:trHeight w:val="647"/>
        </w:trPr>
        <w:tc>
          <w:tcPr>
            <w:tcW w:w="561"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2.</w:t>
            </w:r>
          </w:p>
        </w:tc>
        <w:tc>
          <w:tcPr>
            <w:tcW w:w="8602"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Business user will provide the text changes in both languages i.e. English and Arabic</w:t>
            </w:r>
            <w:r w:rsidR="00BB2937">
              <w:rPr>
                <w:rFonts w:asciiTheme="minorHAnsi" w:hAnsiTheme="minorHAnsi"/>
                <w:sz w:val="22"/>
                <w:szCs w:val="22"/>
              </w:rPr>
              <w:t>.</w:t>
            </w:r>
          </w:p>
        </w:tc>
      </w:tr>
      <w:tr w:rsidR="002F06D8" w:rsidRPr="000344CF" w:rsidTr="00374397">
        <w:tc>
          <w:tcPr>
            <w:tcW w:w="561"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3.</w:t>
            </w:r>
          </w:p>
        </w:tc>
        <w:tc>
          <w:tcPr>
            <w:tcW w:w="8602"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Business user will arrange the training for the staffs about the new changes.</w:t>
            </w:r>
          </w:p>
        </w:tc>
      </w:tr>
      <w:tr w:rsidR="002F06D8" w:rsidRPr="000344CF" w:rsidTr="00374397">
        <w:tc>
          <w:tcPr>
            <w:tcW w:w="561"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4.</w:t>
            </w:r>
          </w:p>
        </w:tc>
        <w:tc>
          <w:tcPr>
            <w:tcW w:w="8602" w:type="dxa"/>
            <w:vAlign w:val="center"/>
          </w:tcPr>
          <w:p w:rsidR="002F06D8" w:rsidRPr="000344CF" w:rsidRDefault="002F06D8" w:rsidP="00BB2937">
            <w:pPr>
              <w:rPr>
                <w:rFonts w:asciiTheme="minorHAnsi" w:hAnsiTheme="minorHAnsi"/>
                <w:sz w:val="22"/>
                <w:szCs w:val="22"/>
              </w:rPr>
            </w:pPr>
            <w:r w:rsidRPr="000344CF">
              <w:rPr>
                <w:rFonts w:asciiTheme="minorHAnsi" w:hAnsiTheme="minorHAnsi"/>
                <w:sz w:val="22"/>
                <w:szCs w:val="22"/>
              </w:rPr>
              <w:t xml:space="preserve">All users (internal or external) </w:t>
            </w:r>
            <w:r w:rsidR="00122756" w:rsidRPr="000344CF">
              <w:rPr>
                <w:rFonts w:asciiTheme="minorHAnsi" w:hAnsiTheme="minorHAnsi"/>
                <w:sz w:val="22"/>
                <w:szCs w:val="22"/>
              </w:rPr>
              <w:t xml:space="preserve">has </w:t>
            </w:r>
            <w:r w:rsidRPr="000344CF">
              <w:rPr>
                <w:rFonts w:asciiTheme="minorHAnsi" w:hAnsiTheme="minorHAnsi"/>
                <w:sz w:val="22"/>
                <w:szCs w:val="22"/>
              </w:rPr>
              <w:t xml:space="preserve">informed and trained </w:t>
            </w:r>
            <w:r w:rsidR="00BB2937">
              <w:rPr>
                <w:rFonts w:asciiTheme="minorHAnsi" w:hAnsiTheme="minorHAnsi"/>
                <w:sz w:val="22"/>
                <w:szCs w:val="22"/>
              </w:rPr>
              <w:t>on</w:t>
            </w:r>
            <w:r w:rsidR="00BB2937" w:rsidRPr="000344CF">
              <w:rPr>
                <w:rFonts w:asciiTheme="minorHAnsi" w:hAnsiTheme="minorHAnsi"/>
                <w:sz w:val="22"/>
                <w:szCs w:val="22"/>
              </w:rPr>
              <w:t xml:space="preserve"> </w:t>
            </w:r>
            <w:r w:rsidRPr="000344CF">
              <w:rPr>
                <w:rFonts w:asciiTheme="minorHAnsi" w:hAnsiTheme="minorHAnsi"/>
                <w:sz w:val="22"/>
                <w:szCs w:val="22"/>
              </w:rPr>
              <w:t>the changes by Business Stakeholders.</w:t>
            </w:r>
          </w:p>
        </w:tc>
      </w:tr>
      <w:tr w:rsidR="002F06D8" w:rsidRPr="000344CF" w:rsidTr="00374397">
        <w:tc>
          <w:tcPr>
            <w:tcW w:w="561" w:type="dxa"/>
            <w:tcBorders>
              <w:bottom w:val="single" w:sz="4" w:space="0" w:color="auto"/>
            </w:tcBorders>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5.</w:t>
            </w:r>
          </w:p>
        </w:tc>
        <w:tc>
          <w:tcPr>
            <w:tcW w:w="8602" w:type="dxa"/>
            <w:tcBorders>
              <w:bottom w:val="single" w:sz="4" w:space="0" w:color="auto"/>
            </w:tcBorders>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Business users perform the full UAT testing before deployment</w:t>
            </w:r>
            <w:r w:rsidR="00BB2937">
              <w:rPr>
                <w:rFonts w:asciiTheme="minorHAnsi" w:hAnsiTheme="minorHAnsi"/>
                <w:sz w:val="22"/>
                <w:szCs w:val="22"/>
              </w:rPr>
              <w:t>.</w:t>
            </w:r>
          </w:p>
        </w:tc>
      </w:tr>
      <w:tr w:rsidR="002F06D8" w:rsidRPr="000344CF" w:rsidTr="00374397">
        <w:trPr>
          <w:trHeight w:val="350"/>
        </w:trPr>
        <w:tc>
          <w:tcPr>
            <w:tcW w:w="561" w:type="dxa"/>
            <w:shd w:val="clear" w:color="auto" w:fill="D9D9D9"/>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w:t>
            </w:r>
          </w:p>
        </w:tc>
        <w:tc>
          <w:tcPr>
            <w:tcW w:w="8602" w:type="dxa"/>
            <w:shd w:val="clear" w:color="auto" w:fill="D9D9D9"/>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Constraints</w:t>
            </w:r>
          </w:p>
        </w:tc>
      </w:tr>
      <w:tr w:rsidR="002F06D8" w:rsidRPr="000344CF" w:rsidTr="00374397">
        <w:tc>
          <w:tcPr>
            <w:tcW w:w="561"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1.</w:t>
            </w:r>
          </w:p>
        </w:tc>
        <w:tc>
          <w:tcPr>
            <w:tcW w:w="8602"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Project cannot go live unless Business team performs full UAT testing and provides the UAT sign off.</w:t>
            </w:r>
          </w:p>
        </w:tc>
      </w:tr>
    </w:tbl>
    <w:p w:rsidR="002F06D8" w:rsidRPr="000344CF" w:rsidRDefault="002F06D8" w:rsidP="002F06D8">
      <w:pPr>
        <w:pStyle w:val="Heading1"/>
        <w:ind w:left="567" w:hanging="567"/>
        <w:rPr>
          <w:rFonts w:asciiTheme="minorHAnsi" w:hAnsiTheme="minorHAnsi" w:cs="Arial"/>
          <w:sz w:val="22"/>
          <w:szCs w:val="22"/>
        </w:rPr>
      </w:pPr>
      <w:bookmarkStart w:id="50" w:name="_Participants_&amp;_Data"/>
      <w:bookmarkStart w:id="51" w:name="_Toc343083754"/>
      <w:bookmarkStart w:id="52" w:name="_Toc499462402"/>
      <w:bookmarkStart w:id="53" w:name="_Toc14337137"/>
      <w:bookmarkEnd w:id="50"/>
      <w:r w:rsidRPr="000344CF">
        <w:rPr>
          <w:rFonts w:asciiTheme="minorHAnsi" w:hAnsiTheme="minorHAnsi" w:cs="Arial"/>
          <w:sz w:val="22"/>
          <w:szCs w:val="22"/>
        </w:rPr>
        <w:lastRenderedPageBreak/>
        <w:t>Participant</w:t>
      </w:r>
      <w:bookmarkEnd w:id="51"/>
      <w:r w:rsidRPr="000344CF">
        <w:rPr>
          <w:rFonts w:asciiTheme="minorHAnsi" w:hAnsiTheme="minorHAnsi" w:cs="Arial"/>
          <w:sz w:val="22"/>
          <w:szCs w:val="22"/>
        </w:rPr>
        <w:t>s &amp; Data Accessibility</w:t>
      </w:r>
      <w:bookmarkEnd w:id="52"/>
      <w:bookmarkEnd w:id="53"/>
    </w:p>
    <w:p w:rsidR="002F06D8" w:rsidRPr="000344CF" w:rsidRDefault="002F06D8" w:rsidP="002F06D8">
      <w:pPr>
        <w:ind w:left="360"/>
        <w:rPr>
          <w:rFonts w:asciiTheme="minorHAnsi" w:hAnsiTheme="minorHAnsi"/>
          <w:sz w:val="22"/>
          <w:szCs w:val="22"/>
        </w:rPr>
      </w:pPr>
      <w:bookmarkStart w:id="54" w:name="_Toc219475724"/>
      <w:bookmarkEnd w:id="23"/>
    </w:p>
    <w:p w:rsidR="002F06D8" w:rsidRPr="000344CF" w:rsidRDefault="002F06D8" w:rsidP="002F06D8">
      <w:pPr>
        <w:ind w:left="360"/>
        <w:rPr>
          <w:rFonts w:asciiTheme="minorHAnsi" w:hAnsiTheme="minorHAnsi"/>
          <w:sz w:val="22"/>
          <w:szCs w:val="22"/>
        </w:rPr>
      </w:pPr>
      <w:r w:rsidRPr="000344CF">
        <w:rPr>
          <w:rFonts w:asciiTheme="minorHAnsi" w:hAnsiTheme="minorHAnsi"/>
          <w:sz w:val="22"/>
          <w:szCs w:val="22"/>
        </w:rPr>
        <w:t>The following table lists the application participants and the level of accessibility they should be allowed:-</w:t>
      </w:r>
    </w:p>
    <w:p w:rsidR="002F06D8" w:rsidRPr="000344CF" w:rsidRDefault="002F06D8" w:rsidP="002F06D8">
      <w:pPr>
        <w:rPr>
          <w:rFonts w:asciiTheme="minorHAnsi" w:hAnsiTheme="minorHAnsi"/>
          <w:b/>
          <w:sz w:val="22"/>
          <w:szCs w:val="22"/>
        </w:rPr>
      </w:pPr>
    </w:p>
    <w:tbl>
      <w:tblPr>
        <w:tblW w:w="9627"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152"/>
        <w:gridCol w:w="1405"/>
        <w:gridCol w:w="1807"/>
        <w:gridCol w:w="1391"/>
        <w:gridCol w:w="867"/>
        <w:gridCol w:w="2105"/>
      </w:tblGrid>
      <w:tr w:rsidR="00AF53AF" w:rsidRPr="000344CF" w:rsidTr="00E41463">
        <w:trPr>
          <w:cantSplit/>
          <w:trHeight w:val="348"/>
          <w:tblHeader/>
        </w:trPr>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S. No.</w:t>
            </w:r>
          </w:p>
        </w:tc>
        <w:tc>
          <w:tcPr>
            <w:tcW w:w="1152"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Web Page</w:t>
            </w:r>
          </w:p>
        </w:tc>
        <w:tc>
          <w:tcPr>
            <w:tcW w:w="1405"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Actors/Users</w:t>
            </w:r>
          </w:p>
        </w:tc>
        <w:tc>
          <w:tcPr>
            <w:tcW w:w="1807"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Designation/Role</w:t>
            </w:r>
          </w:p>
        </w:tc>
        <w:tc>
          <w:tcPr>
            <w:tcW w:w="1391"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Organization</w:t>
            </w:r>
          </w:p>
        </w:tc>
        <w:tc>
          <w:tcPr>
            <w:tcW w:w="867"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Data Access</w:t>
            </w:r>
          </w:p>
        </w:tc>
        <w:tc>
          <w:tcPr>
            <w:tcW w:w="2105"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Description</w:t>
            </w:r>
          </w:p>
        </w:tc>
      </w:tr>
      <w:tr w:rsidR="005E4312" w:rsidRPr="000344CF" w:rsidTr="00E41463">
        <w:trPr>
          <w:cantSplit/>
          <w:trHeight w:val="1349"/>
        </w:trPr>
        <w:tc>
          <w:tcPr>
            <w:tcW w:w="900" w:type="dxa"/>
            <w:vAlign w:val="center"/>
          </w:tcPr>
          <w:p w:rsidR="002F06D8" w:rsidRPr="000344CF" w:rsidRDefault="00122756" w:rsidP="00374397">
            <w:pPr>
              <w:rPr>
                <w:rFonts w:asciiTheme="minorHAnsi" w:hAnsiTheme="minorHAnsi"/>
                <w:sz w:val="22"/>
                <w:szCs w:val="22"/>
              </w:rPr>
            </w:pPr>
            <w:r w:rsidRPr="000344CF">
              <w:rPr>
                <w:rFonts w:asciiTheme="minorHAnsi" w:hAnsiTheme="minorHAnsi"/>
                <w:sz w:val="22"/>
                <w:szCs w:val="22"/>
              </w:rPr>
              <w:t>1</w:t>
            </w:r>
            <w:r w:rsidR="002F06D8" w:rsidRPr="000344CF">
              <w:rPr>
                <w:rFonts w:asciiTheme="minorHAnsi" w:hAnsiTheme="minorHAnsi"/>
                <w:sz w:val="22"/>
                <w:szCs w:val="22"/>
              </w:rPr>
              <w:t>.</w:t>
            </w:r>
          </w:p>
          <w:p w:rsidR="002F06D8" w:rsidRPr="000344CF" w:rsidRDefault="002F06D8" w:rsidP="00374397">
            <w:pPr>
              <w:rPr>
                <w:rFonts w:asciiTheme="minorHAnsi" w:hAnsiTheme="minorHAnsi"/>
                <w:sz w:val="22"/>
                <w:szCs w:val="22"/>
              </w:rPr>
            </w:pPr>
          </w:p>
        </w:tc>
        <w:tc>
          <w:tcPr>
            <w:tcW w:w="1152" w:type="dxa"/>
            <w:vAlign w:val="center"/>
          </w:tcPr>
          <w:p w:rsidR="002F06D8" w:rsidRPr="000344CF" w:rsidRDefault="00C2760C" w:rsidP="00C2760C">
            <w:pPr>
              <w:rPr>
                <w:rFonts w:asciiTheme="minorHAnsi" w:hAnsiTheme="minorHAnsi"/>
                <w:sz w:val="22"/>
                <w:szCs w:val="22"/>
              </w:rPr>
            </w:pPr>
            <w:proofErr w:type="spellStart"/>
            <w:r w:rsidRPr="000344CF">
              <w:rPr>
                <w:rFonts w:asciiTheme="minorHAnsi" w:hAnsiTheme="minorHAnsi"/>
                <w:sz w:val="22"/>
                <w:szCs w:val="22"/>
              </w:rPr>
              <w:t>PS_User</w:t>
            </w:r>
            <w:proofErr w:type="spellEnd"/>
          </w:p>
        </w:tc>
        <w:tc>
          <w:tcPr>
            <w:tcW w:w="1405" w:type="dxa"/>
            <w:vAlign w:val="center"/>
          </w:tcPr>
          <w:p w:rsidR="002F06D8" w:rsidRPr="000344CF" w:rsidRDefault="00AF53AF" w:rsidP="00374397">
            <w:pPr>
              <w:rPr>
                <w:rFonts w:asciiTheme="minorHAnsi" w:hAnsiTheme="minorHAnsi"/>
                <w:sz w:val="22"/>
                <w:szCs w:val="22"/>
              </w:rPr>
            </w:pPr>
            <w:r w:rsidRPr="000344CF">
              <w:rPr>
                <w:rFonts w:asciiTheme="minorHAnsi" w:hAnsiTheme="minorHAnsi"/>
                <w:sz w:val="22"/>
                <w:szCs w:val="22"/>
              </w:rPr>
              <w:t>End User</w:t>
            </w:r>
          </w:p>
        </w:tc>
        <w:tc>
          <w:tcPr>
            <w:tcW w:w="1807" w:type="dxa"/>
            <w:vAlign w:val="center"/>
          </w:tcPr>
          <w:p w:rsidR="002F06D8" w:rsidRPr="000344CF" w:rsidRDefault="00AF53AF" w:rsidP="00374397">
            <w:pPr>
              <w:rPr>
                <w:rFonts w:asciiTheme="minorHAnsi" w:hAnsiTheme="minorHAnsi"/>
                <w:sz w:val="22"/>
                <w:szCs w:val="22"/>
              </w:rPr>
            </w:pPr>
            <w:r w:rsidRPr="000344CF">
              <w:rPr>
                <w:rFonts w:asciiTheme="minorHAnsi" w:hAnsiTheme="minorHAnsi"/>
                <w:sz w:val="22"/>
                <w:szCs w:val="22"/>
              </w:rPr>
              <w:t>Internal / External</w:t>
            </w:r>
          </w:p>
        </w:tc>
        <w:tc>
          <w:tcPr>
            <w:tcW w:w="1391" w:type="dxa"/>
            <w:vAlign w:val="center"/>
          </w:tcPr>
          <w:p w:rsidR="002F06D8" w:rsidRPr="000344CF" w:rsidRDefault="00AF53AF" w:rsidP="00374397">
            <w:pPr>
              <w:rPr>
                <w:rFonts w:asciiTheme="minorHAnsi" w:hAnsiTheme="minorHAnsi"/>
                <w:sz w:val="22"/>
                <w:szCs w:val="22"/>
              </w:rPr>
            </w:pPr>
            <w:r w:rsidRPr="000344CF">
              <w:rPr>
                <w:rFonts w:asciiTheme="minorHAnsi" w:hAnsiTheme="minorHAnsi"/>
                <w:sz w:val="22"/>
                <w:szCs w:val="22"/>
              </w:rPr>
              <w:t>END USER</w:t>
            </w:r>
          </w:p>
        </w:tc>
        <w:tc>
          <w:tcPr>
            <w:tcW w:w="867" w:type="dxa"/>
            <w:vAlign w:val="center"/>
          </w:tcPr>
          <w:p w:rsidR="002F06D8" w:rsidRPr="000344CF" w:rsidRDefault="002F06D8" w:rsidP="00374397">
            <w:pPr>
              <w:rPr>
                <w:rFonts w:asciiTheme="minorHAnsi" w:hAnsiTheme="minorHAnsi"/>
                <w:sz w:val="22"/>
                <w:szCs w:val="22"/>
              </w:rPr>
            </w:pPr>
            <w:r w:rsidRPr="000344CF">
              <w:rPr>
                <w:rFonts w:asciiTheme="minorHAnsi" w:hAnsiTheme="minorHAnsi"/>
                <w:sz w:val="22"/>
                <w:szCs w:val="22"/>
              </w:rPr>
              <w:t>Add, View, Edit</w:t>
            </w:r>
          </w:p>
        </w:tc>
        <w:tc>
          <w:tcPr>
            <w:tcW w:w="2105" w:type="dxa"/>
            <w:vAlign w:val="center"/>
          </w:tcPr>
          <w:p w:rsidR="001C66E6" w:rsidRPr="000344CF" w:rsidRDefault="00C2760C" w:rsidP="001B43D5">
            <w:pPr>
              <w:rPr>
                <w:rFonts w:asciiTheme="minorHAnsi" w:hAnsiTheme="minorHAnsi"/>
                <w:i/>
                <w:iCs/>
                <w:sz w:val="22"/>
                <w:szCs w:val="22"/>
                <w:u w:val="single"/>
              </w:rPr>
            </w:pPr>
            <w:r w:rsidRPr="000344CF">
              <w:rPr>
                <w:rFonts w:asciiTheme="minorHAnsi" w:hAnsiTheme="minorHAnsi"/>
                <w:sz w:val="22"/>
                <w:szCs w:val="22"/>
              </w:rPr>
              <w:t xml:space="preserve">Can submit the </w:t>
            </w:r>
            <w:r w:rsidR="00637FCD" w:rsidRPr="000344CF">
              <w:rPr>
                <w:rFonts w:asciiTheme="minorHAnsi" w:hAnsiTheme="minorHAnsi"/>
                <w:sz w:val="22"/>
                <w:szCs w:val="22"/>
              </w:rPr>
              <w:t>application related to policies and view the status.</w:t>
            </w:r>
          </w:p>
        </w:tc>
      </w:tr>
      <w:tr w:rsidR="005E4312" w:rsidRPr="000344CF" w:rsidTr="00E41463">
        <w:trPr>
          <w:cantSplit/>
          <w:trHeight w:val="1349"/>
        </w:trPr>
        <w:tc>
          <w:tcPr>
            <w:tcW w:w="900" w:type="dxa"/>
            <w:vAlign w:val="center"/>
          </w:tcPr>
          <w:p w:rsidR="005E4312" w:rsidRPr="000344CF" w:rsidRDefault="005E4312" w:rsidP="005E4312">
            <w:pPr>
              <w:rPr>
                <w:rFonts w:asciiTheme="minorHAnsi" w:hAnsiTheme="minorHAnsi"/>
                <w:sz w:val="22"/>
                <w:szCs w:val="22"/>
              </w:rPr>
            </w:pPr>
            <w:r w:rsidRPr="000344CF">
              <w:rPr>
                <w:rFonts w:asciiTheme="minorHAnsi" w:hAnsiTheme="minorHAnsi"/>
                <w:sz w:val="22"/>
                <w:szCs w:val="22"/>
              </w:rPr>
              <w:t>2.</w:t>
            </w:r>
          </w:p>
        </w:tc>
        <w:tc>
          <w:tcPr>
            <w:tcW w:w="1152" w:type="dxa"/>
            <w:vAlign w:val="center"/>
          </w:tcPr>
          <w:p w:rsidR="005E4312" w:rsidRPr="000344CF" w:rsidRDefault="00C2760C" w:rsidP="005E4312">
            <w:pPr>
              <w:rPr>
                <w:rFonts w:asciiTheme="minorHAnsi" w:hAnsiTheme="minorHAnsi"/>
                <w:sz w:val="22"/>
                <w:szCs w:val="22"/>
              </w:rPr>
            </w:pPr>
            <w:proofErr w:type="spellStart"/>
            <w:r w:rsidRPr="000344CF">
              <w:rPr>
                <w:rFonts w:asciiTheme="minorHAnsi" w:hAnsiTheme="minorHAnsi"/>
                <w:sz w:val="22"/>
                <w:szCs w:val="22"/>
              </w:rPr>
              <w:t>PS_Offier</w:t>
            </w:r>
            <w:proofErr w:type="spellEnd"/>
            <w:r w:rsidR="005E4312" w:rsidRPr="000344CF">
              <w:rPr>
                <w:rFonts w:asciiTheme="minorHAnsi" w:hAnsiTheme="minorHAnsi"/>
                <w:sz w:val="22"/>
                <w:szCs w:val="22"/>
              </w:rPr>
              <w:t xml:space="preserve">  </w:t>
            </w:r>
          </w:p>
        </w:tc>
        <w:tc>
          <w:tcPr>
            <w:tcW w:w="1405" w:type="dxa"/>
            <w:vAlign w:val="center"/>
          </w:tcPr>
          <w:p w:rsidR="005E4312" w:rsidRPr="000344CF" w:rsidRDefault="005E4312" w:rsidP="005E4312">
            <w:pPr>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User</w:t>
            </w:r>
          </w:p>
        </w:tc>
        <w:tc>
          <w:tcPr>
            <w:tcW w:w="1807" w:type="dxa"/>
            <w:vAlign w:val="center"/>
          </w:tcPr>
          <w:p w:rsidR="005E4312" w:rsidRPr="000344CF" w:rsidRDefault="00637FCD" w:rsidP="00637FCD">
            <w:pPr>
              <w:rPr>
                <w:rFonts w:asciiTheme="minorHAnsi" w:hAnsiTheme="minorHAnsi"/>
                <w:sz w:val="22"/>
                <w:szCs w:val="22"/>
              </w:rPr>
            </w:pPr>
            <w:r w:rsidRPr="000344CF">
              <w:rPr>
                <w:rFonts w:asciiTheme="minorHAnsi" w:hAnsiTheme="minorHAnsi"/>
                <w:sz w:val="22"/>
                <w:szCs w:val="22"/>
              </w:rPr>
              <w:t>Policies and Standards Team</w:t>
            </w:r>
          </w:p>
        </w:tc>
        <w:tc>
          <w:tcPr>
            <w:tcW w:w="1391" w:type="dxa"/>
            <w:vAlign w:val="center"/>
          </w:tcPr>
          <w:p w:rsidR="005E4312" w:rsidRPr="000344CF" w:rsidRDefault="00637FCD" w:rsidP="00637FCD">
            <w:pPr>
              <w:rPr>
                <w:rFonts w:asciiTheme="minorHAnsi" w:hAnsiTheme="minorHAnsi"/>
                <w:sz w:val="22"/>
                <w:szCs w:val="22"/>
              </w:rPr>
            </w:pPr>
            <w:proofErr w:type="spellStart"/>
            <w:r w:rsidRPr="000344CF">
              <w:rPr>
                <w:rFonts w:asciiTheme="minorHAnsi" w:hAnsiTheme="minorHAnsi"/>
                <w:sz w:val="22"/>
                <w:szCs w:val="22"/>
              </w:rPr>
              <w:t>DoH</w:t>
            </w:r>
            <w:proofErr w:type="spellEnd"/>
          </w:p>
        </w:tc>
        <w:tc>
          <w:tcPr>
            <w:tcW w:w="867" w:type="dxa"/>
            <w:vAlign w:val="center"/>
          </w:tcPr>
          <w:p w:rsidR="005E4312" w:rsidRPr="000344CF" w:rsidRDefault="005E4312" w:rsidP="005E4312">
            <w:pPr>
              <w:rPr>
                <w:rFonts w:asciiTheme="minorHAnsi" w:hAnsiTheme="minorHAnsi"/>
                <w:sz w:val="22"/>
                <w:szCs w:val="22"/>
              </w:rPr>
            </w:pPr>
            <w:r w:rsidRPr="000344CF">
              <w:rPr>
                <w:rFonts w:asciiTheme="minorHAnsi" w:hAnsiTheme="minorHAnsi"/>
                <w:sz w:val="22"/>
                <w:szCs w:val="22"/>
              </w:rPr>
              <w:t>Add, View, Edit</w:t>
            </w:r>
          </w:p>
        </w:tc>
        <w:tc>
          <w:tcPr>
            <w:tcW w:w="2105" w:type="dxa"/>
            <w:vAlign w:val="center"/>
          </w:tcPr>
          <w:p w:rsidR="005E4312" w:rsidRPr="000344CF" w:rsidRDefault="00C2760C" w:rsidP="005E4312">
            <w:pPr>
              <w:rPr>
                <w:rFonts w:asciiTheme="minorHAnsi" w:hAnsiTheme="minorHAnsi"/>
                <w:sz w:val="22"/>
                <w:szCs w:val="22"/>
              </w:rPr>
            </w:pPr>
            <w:r w:rsidRPr="000344CF">
              <w:rPr>
                <w:rFonts w:asciiTheme="minorHAnsi" w:hAnsiTheme="minorHAnsi"/>
                <w:sz w:val="22"/>
                <w:szCs w:val="22"/>
              </w:rPr>
              <w:t>Can view all submitted application and create project if needed.</w:t>
            </w:r>
          </w:p>
        </w:tc>
      </w:tr>
      <w:tr w:rsidR="00C2760C" w:rsidRPr="000344CF" w:rsidTr="00E41463">
        <w:trPr>
          <w:cantSplit/>
          <w:trHeight w:val="1349"/>
        </w:trPr>
        <w:tc>
          <w:tcPr>
            <w:tcW w:w="900" w:type="dxa"/>
            <w:vAlign w:val="center"/>
          </w:tcPr>
          <w:p w:rsidR="00C2760C" w:rsidRPr="000344CF" w:rsidRDefault="00C2760C" w:rsidP="005E4312">
            <w:pPr>
              <w:rPr>
                <w:rFonts w:asciiTheme="minorHAnsi" w:hAnsiTheme="minorHAnsi"/>
                <w:sz w:val="22"/>
                <w:szCs w:val="22"/>
              </w:rPr>
            </w:pPr>
          </w:p>
        </w:tc>
        <w:tc>
          <w:tcPr>
            <w:tcW w:w="1152" w:type="dxa"/>
            <w:vAlign w:val="center"/>
          </w:tcPr>
          <w:p w:rsidR="00C2760C" w:rsidRPr="000344CF" w:rsidRDefault="00C2760C" w:rsidP="005E4312">
            <w:pPr>
              <w:rPr>
                <w:rFonts w:asciiTheme="minorHAnsi" w:hAnsiTheme="minorHAnsi"/>
                <w:sz w:val="22"/>
                <w:szCs w:val="22"/>
              </w:rPr>
            </w:pPr>
            <w:proofErr w:type="spellStart"/>
            <w:r w:rsidRPr="000344CF">
              <w:rPr>
                <w:rFonts w:asciiTheme="minorHAnsi" w:hAnsiTheme="minorHAnsi"/>
                <w:sz w:val="22"/>
                <w:szCs w:val="22"/>
              </w:rPr>
              <w:t>PS_</w:t>
            </w:r>
            <w:r w:rsidR="001B43D5" w:rsidRPr="000344CF">
              <w:rPr>
                <w:rFonts w:asciiTheme="minorHAnsi" w:hAnsiTheme="minorHAnsi"/>
                <w:sz w:val="22"/>
                <w:szCs w:val="22"/>
              </w:rPr>
              <w:t>Manager</w:t>
            </w:r>
            <w:proofErr w:type="spellEnd"/>
          </w:p>
        </w:tc>
        <w:tc>
          <w:tcPr>
            <w:tcW w:w="1405" w:type="dxa"/>
            <w:vAlign w:val="center"/>
          </w:tcPr>
          <w:p w:rsidR="00C2760C" w:rsidRPr="000344CF" w:rsidRDefault="00637FCD" w:rsidP="005E4312">
            <w:pPr>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User</w:t>
            </w:r>
          </w:p>
        </w:tc>
        <w:tc>
          <w:tcPr>
            <w:tcW w:w="1807" w:type="dxa"/>
            <w:vAlign w:val="center"/>
          </w:tcPr>
          <w:p w:rsidR="00C2760C" w:rsidRPr="000344CF" w:rsidRDefault="00637FCD" w:rsidP="005E4312">
            <w:pPr>
              <w:rPr>
                <w:rFonts w:asciiTheme="minorHAnsi" w:hAnsiTheme="minorHAnsi"/>
                <w:sz w:val="22"/>
                <w:szCs w:val="22"/>
              </w:rPr>
            </w:pPr>
            <w:r w:rsidRPr="000344CF">
              <w:rPr>
                <w:rFonts w:asciiTheme="minorHAnsi" w:hAnsiTheme="minorHAnsi"/>
                <w:sz w:val="22"/>
                <w:szCs w:val="22"/>
              </w:rPr>
              <w:t>Policies and Standards Team</w:t>
            </w:r>
          </w:p>
        </w:tc>
        <w:tc>
          <w:tcPr>
            <w:tcW w:w="1391" w:type="dxa"/>
            <w:vAlign w:val="center"/>
          </w:tcPr>
          <w:p w:rsidR="00C2760C" w:rsidRPr="000344CF" w:rsidRDefault="00637FCD" w:rsidP="00637FCD">
            <w:pPr>
              <w:rPr>
                <w:rFonts w:asciiTheme="minorHAnsi" w:hAnsiTheme="minorHAnsi"/>
                <w:sz w:val="22"/>
                <w:szCs w:val="22"/>
              </w:rPr>
            </w:pPr>
            <w:proofErr w:type="spellStart"/>
            <w:r w:rsidRPr="000344CF">
              <w:rPr>
                <w:rFonts w:asciiTheme="minorHAnsi" w:hAnsiTheme="minorHAnsi"/>
                <w:sz w:val="22"/>
                <w:szCs w:val="22"/>
              </w:rPr>
              <w:t>DoH</w:t>
            </w:r>
            <w:proofErr w:type="spellEnd"/>
          </w:p>
        </w:tc>
        <w:tc>
          <w:tcPr>
            <w:tcW w:w="867" w:type="dxa"/>
            <w:vAlign w:val="center"/>
          </w:tcPr>
          <w:p w:rsidR="00C2760C" w:rsidRPr="000344CF" w:rsidRDefault="00637FCD" w:rsidP="005E4312">
            <w:pPr>
              <w:rPr>
                <w:rFonts w:asciiTheme="minorHAnsi" w:hAnsiTheme="minorHAnsi"/>
                <w:sz w:val="22"/>
                <w:szCs w:val="22"/>
              </w:rPr>
            </w:pPr>
            <w:r w:rsidRPr="000344CF">
              <w:rPr>
                <w:rFonts w:asciiTheme="minorHAnsi" w:hAnsiTheme="minorHAnsi"/>
                <w:sz w:val="22"/>
                <w:szCs w:val="22"/>
              </w:rPr>
              <w:t>Add, View, Edit</w:t>
            </w:r>
          </w:p>
        </w:tc>
        <w:tc>
          <w:tcPr>
            <w:tcW w:w="2105" w:type="dxa"/>
            <w:vAlign w:val="center"/>
          </w:tcPr>
          <w:p w:rsidR="00C2760C" w:rsidRPr="000344CF" w:rsidRDefault="00C2760C" w:rsidP="005E4312">
            <w:pPr>
              <w:rPr>
                <w:rFonts w:asciiTheme="minorHAnsi" w:hAnsiTheme="minorHAnsi"/>
                <w:sz w:val="22"/>
                <w:szCs w:val="22"/>
              </w:rPr>
            </w:pPr>
            <w:r w:rsidRPr="000344CF">
              <w:rPr>
                <w:rFonts w:asciiTheme="minorHAnsi" w:hAnsiTheme="minorHAnsi"/>
                <w:sz w:val="22"/>
                <w:szCs w:val="22"/>
              </w:rPr>
              <w:t>Can assign an application or project to any officer.</w:t>
            </w:r>
          </w:p>
        </w:tc>
      </w:tr>
    </w:tbl>
    <w:p w:rsidR="002F06D8" w:rsidRPr="000344CF" w:rsidRDefault="002F06D8" w:rsidP="002F06D8">
      <w:pPr>
        <w:spacing w:line="276" w:lineRule="auto"/>
        <w:jc w:val="both"/>
        <w:rPr>
          <w:rFonts w:asciiTheme="minorHAnsi" w:hAnsiTheme="minorHAnsi"/>
          <w:sz w:val="22"/>
          <w:szCs w:val="22"/>
        </w:rPr>
      </w:pPr>
      <w:r w:rsidRPr="000344CF">
        <w:rPr>
          <w:rFonts w:asciiTheme="minorHAnsi" w:hAnsiTheme="minorHAnsi"/>
          <w:b/>
          <w:bCs/>
          <w:sz w:val="22"/>
          <w:szCs w:val="22"/>
        </w:rPr>
        <w:t>Data Access</w:t>
      </w:r>
      <w:r w:rsidRPr="000344CF">
        <w:rPr>
          <w:rFonts w:asciiTheme="minorHAnsi" w:hAnsiTheme="minorHAnsi"/>
          <w:sz w:val="22"/>
          <w:szCs w:val="22"/>
        </w:rPr>
        <w:t xml:space="preserve">: </w:t>
      </w:r>
      <w:r w:rsidRPr="000344CF">
        <w:rPr>
          <w:rFonts w:asciiTheme="minorHAnsi" w:hAnsiTheme="minorHAnsi"/>
          <w:i/>
          <w:iCs/>
          <w:sz w:val="22"/>
          <w:szCs w:val="22"/>
        </w:rPr>
        <w:t>View, Add (Save/Submit), Edit (Update)</w:t>
      </w:r>
      <w:r w:rsidRPr="000344CF">
        <w:rPr>
          <w:rFonts w:asciiTheme="minorHAnsi" w:hAnsiTheme="minorHAnsi"/>
          <w:sz w:val="22"/>
          <w:szCs w:val="22"/>
        </w:rPr>
        <w:t xml:space="preserve"> </w:t>
      </w:r>
      <w:r w:rsidRPr="000344CF">
        <w:rPr>
          <w:rFonts w:asciiTheme="minorHAnsi" w:hAnsiTheme="minorHAnsi"/>
          <w:sz w:val="22"/>
          <w:szCs w:val="22"/>
        </w:rPr>
        <w:tab/>
      </w:r>
      <w:r w:rsidRPr="000344CF">
        <w:rPr>
          <w:rFonts w:asciiTheme="minorHAnsi" w:hAnsiTheme="minorHAnsi"/>
          <w:sz w:val="22"/>
          <w:szCs w:val="22"/>
        </w:rPr>
        <w:tab/>
      </w:r>
      <w:r w:rsidRPr="000344CF">
        <w:rPr>
          <w:rFonts w:asciiTheme="minorHAnsi" w:hAnsiTheme="minorHAnsi"/>
          <w:sz w:val="22"/>
          <w:szCs w:val="22"/>
        </w:rPr>
        <w:tab/>
      </w:r>
    </w:p>
    <w:p w:rsidR="002F06D8" w:rsidRPr="000344CF" w:rsidRDefault="002F06D8" w:rsidP="002F06D8">
      <w:pPr>
        <w:spacing w:after="200" w:line="276" w:lineRule="auto"/>
        <w:ind w:left="450"/>
        <w:jc w:val="both"/>
        <w:rPr>
          <w:rFonts w:asciiTheme="minorHAnsi" w:hAnsiTheme="minorHAnsi"/>
          <w:i/>
          <w:iCs/>
          <w:sz w:val="22"/>
          <w:szCs w:val="22"/>
        </w:rPr>
      </w:pPr>
      <w:r w:rsidRPr="000344CF">
        <w:rPr>
          <w:rFonts w:asciiTheme="minorHAnsi" w:hAnsiTheme="minorHAnsi"/>
          <w:i/>
          <w:iCs/>
          <w:sz w:val="22"/>
          <w:szCs w:val="22"/>
        </w:rPr>
        <w:tab/>
      </w:r>
      <w:r w:rsidRPr="000344CF">
        <w:rPr>
          <w:rFonts w:asciiTheme="minorHAnsi" w:hAnsiTheme="minorHAnsi"/>
          <w:i/>
          <w:iCs/>
          <w:sz w:val="22"/>
          <w:szCs w:val="22"/>
        </w:rPr>
        <w:tab/>
      </w:r>
    </w:p>
    <w:p w:rsidR="002F06D8" w:rsidRPr="000344CF" w:rsidRDefault="002F06D8" w:rsidP="002F06D8">
      <w:pPr>
        <w:spacing w:after="200" w:line="276" w:lineRule="auto"/>
        <w:ind w:left="450"/>
        <w:jc w:val="both"/>
        <w:rPr>
          <w:rFonts w:asciiTheme="minorHAnsi" w:hAnsiTheme="minorHAnsi"/>
          <w:i/>
          <w:iCs/>
          <w:color w:val="44546A"/>
          <w:sz w:val="22"/>
          <w:szCs w:val="22"/>
          <w:lang w:eastAsia="de-DE"/>
        </w:rPr>
      </w:pPr>
      <w:bookmarkStart w:id="55" w:name="_Toc343083755"/>
      <w:r w:rsidRPr="000344CF">
        <w:rPr>
          <w:rFonts w:asciiTheme="minorHAnsi" w:hAnsiTheme="minorHAnsi"/>
          <w:i/>
          <w:iCs/>
          <w:color w:val="44546A"/>
          <w:sz w:val="22"/>
          <w:szCs w:val="22"/>
          <w:lang w:eastAsia="de-DE" w:bidi="en-US"/>
        </w:rPr>
        <w:t>.</w:t>
      </w:r>
    </w:p>
    <w:p w:rsidR="002F06D8" w:rsidRPr="000344CF" w:rsidRDefault="002F06D8" w:rsidP="002F06D8">
      <w:pPr>
        <w:rPr>
          <w:rFonts w:asciiTheme="minorHAnsi" w:hAnsiTheme="minorHAnsi"/>
          <w:sz w:val="22"/>
          <w:szCs w:val="22"/>
          <w:lang w:eastAsia="de-DE"/>
        </w:rPr>
      </w:pPr>
    </w:p>
    <w:bookmarkEnd w:id="55"/>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rPr>
      </w:pPr>
    </w:p>
    <w:p w:rsidR="002F06D8" w:rsidRPr="000344CF" w:rsidRDefault="002F06D8" w:rsidP="002F06D8">
      <w:pPr>
        <w:pStyle w:val="Heading1"/>
        <w:ind w:left="567" w:hanging="567"/>
        <w:rPr>
          <w:rFonts w:asciiTheme="minorHAnsi" w:hAnsiTheme="minorHAnsi" w:cs="Arial"/>
          <w:sz w:val="22"/>
          <w:szCs w:val="22"/>
        </w:rPr>
      </w:pPr>
      <w:bookmarkStart w:id="56" w:name="_Toc343083757"/>
      <w:bookmarkStart w:id="57" w:name="_Toc499462403"/>
      <w:bookmarkStart w:id="58" w:name="_Toc14337138"/>
      <w:r w:rsidRPr="000344CF">
        <w:rPr>
          <w:rFonts w:asciiTheme="minorHAnsi" w:hAnsiTheme="minorHAnsi" w:cs="Arial"/>
          <w:sz w:val="22"/>
          <w:szCs w:val="22"/>
        </w:rPr>
        <w:lastRenderedPageBreak/>
        <w:t>Business Requirements</w:t>
      </w:r>
      <w:bookmarkEnd w:id="56"/>
      <w:bookmarkEnd w:id="57"/>
      <w:bookmarkEnd w:id="58"/>
    </w:p>
    <w:p w:rsidR="002F06D8" w:rsidRPr="000344CF" w:rsidRDefault="002F06D8" w:rsidP="009217D8">
      <w:pPr>
        <w:pStyle w:val="Heading2"/>
        <w:rPr>
          <w:rFonts w:asciiTheme="minorHAnsi" w:hAnsiTheme="minorHAnsi"/>
          <w:sz w:val="22"/>
          <w:szCs w:val="22"/>
        </w:rPr>
      </w:pPr>
      <w:bookmarkStart w:id="59" w:name="_Toc306188645"/>
      <w:bookmarkStart w:id="60" w:name="_Toc343083758"/>
      <w:bookmarkStart w:id="61" w:name="_Toc499462404"/>
      <w:bookmarkStart w:id="62" w:name="_Toc14337139"/>
      <w:bookmarkStart w:id="63" w:name="_Toc220233806"/>
      <w:bookmarkStart w:id="64" w:name="_Toc220654725"/>
      <w:bookmarkStart w:id="65" w:name="_Toc229230949"/>
      <w:r w:rsidRPr="000344CF">
        <w:rPr>
          <w:rFonts w:asciiTheme="minorHAnsi" w:hAnsiTheme="minorHAnsi"/>
          <w:sz w:val="22"/>
          <w:szCs w:val="22"/>
        </w:rPr>
        <w:t>Requirements</w:t>
      </w:r>
      <w:bookmarkEnd w:id="59"/>
      <w:bookmarkEnd w:id="60"/>
      <w:bookmarkEnd w:id="61"/>
      <w:bookmarkEnd w:id="62"/>
    </w:p>
    <w:p w:rsidR="002F06D8" w:rsidRPr="000344CF" w:rsidRDefault="002F06D8" w:rsidP="002F06D8">
      <w:pPr>
        <w:rPr>
          <w:rFonts w:asciiTheme="minorHAnsi" w:hAnsiTheme="minorHAnsi"/>
          <w:i/>
          <w:iCs/>
          <w:color w:val="44546A"/>
          <w:sz w:val="22"/>
          <w:szCs w:val="22"/>
        </w:rPr>
      </w:pPr>
    </w:p>
    <w:tbl>
      <w:tblPr>
        <w:tblW w:w="1071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1620"/>
        <w:gridCol w:w="5490"/>
        <w:gridCol w:w="1620"/>
        <w:gridCol w:w="1080"/>
      </w:tblGrid>
      <w:tr w:rsidR="002F06D8" w:rsidRPr="000344CF" w:rsidTr="00995460">
        <w:trPr>
          <w:cantSplit/>
          <w:trHeight w:val="408"/>
          <w:tblHeader/>
        </w:trPr>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BN No.</w:t>
            </w:r>
          </w:p>
        </w:tc>
        <w:tc>
          <w:tcPr>
            <w:tcW w:w="1620" w:type="dxa"/>
            <w:tcBorders>
              <w:top w:val="single" w:sz="4" w:space="0" w:color="auto"/>
              <w:left w:val="single" w:sz="4" w:space="0" w:color="auto"/>
              <w:bottom w:val="single" w:sz="4" w:space="0" w:color="auto"/>
              <w:right w:val="single" w:sz="4" w:space="0" w:color="auto"/>
            </w:tcBorders>
            <w:shd w:val="clear" w:color="auto" w:fill="D9D9D9"/>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Requirement Type</w:t>
            </w:r>
          </w:p>
        </w:tc>
        <w:tc>
          <w:tcPr>
            <w:tcW w:w="5490"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Requirements Description</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Requirement Levels</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Current Status</w:t>
            </w:r>
          </w:p>
        </w:tc>
      </w:tr>
      <w:tr w:rsidR="002F06D8" w:rsidRPr="000344CF" w:rsidTr="008C57F0">
        <w:trPr>
          <w:cantSplit/>
          <w:trHeight w:val="827"/>
        </w:trPr>
        <w:tc>
          <w:tcPr>
            <w:tcW w:w="900" w:type="dxa"/>
            <w:tcBorders>
              <w:top w:val="single" w:sz="4" w:space="0" w:color="auto"/>
            </w:tcBorders>
            <w:vAlign w:val="center"/>
          </w:tcPr>
          <w:p w:rsidR="002F06D8" w:rsidRPr="000344CF" w:rsidRDefault="002F06D8" w:rsidP="009A77DC">
            <w:pPr>
              <w:jc w:val="center"/>
              <w:rPr>
                <w:rFonts w:asciiTheme="minorHAnsi" w:hAnsiTheme="minorHAnsi"/>
                <w:sz w:val="22"/>
                <w:szCs w:val="22"/>
              </w:rPr>
            </w:pPr>
            <w:r w:rsidRPr="000344CF">
              <w:rPr>
                <w:rFonts w:asciiTheme="minorHAnsi" w:hAnsiTheme="minorHAnsi"/>
                <w:sz w:val="22"/>
                <w:szCs w:val="22"/>
              </w:rPr>
              <w:t>BN1</w:t>
            </w:r>
          </w:p>
        </w:tc>
        <w:tc>
          <w:tcPr>
            <w:tcW w:w="1620" w:type="dxa"/>
            <w:tcBorders>
              <w:top w:val="single" w:sz="4" w:space="0" w:color="auto"/>
            </w:tcBorders>
            <w:vAlign w:val="center"/>
          </w:tcPr>
          <w:p w:rsidR="002F06D8" w:rsidRPr="000344CF" w:rsidRDefault="008C57F0" w:rsidP="008C57F0">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tcBorders>
              <w:top w:val="single" w:sz="4" w:space="0" w:color="auto"/>
            </w:tcBorders>
            <w:vAlign w:val="center"/>
          </w:tcPr>
          <w:p w:rsidR="00280ADD" w:rsidRPr="000344CF" w:rsidRDefault="00122F83" w:rsidP="00F27039">
            <w:pPr>
              <w:spacing w:after="160" w:line="259" w:lineRule="auto"/>
              <w:contextualSpacing/>
              <w:rPr>
                <w:rFonts w:asciiTheme="minorHAnsi" w:hAnsiTheme="minorHAnsi"/>
                <w:sz w:val="22"/>
                <w:szCs w:val="22"/>
              </w:rPr>
            </w:pPr>
            <w:r w:rsidRPr="000344CF">
              <w:rPr>
                <w:rFonts w:asciiTheme="minorHAnsi" w:hAnsiTheme="minorHAnsi"/>
                <w:sz w:val="22"/>
                <w:szCs w:val="22"/>
              </w:rPr>
              <w:t>The end users should be able to submit the request.</w:t>
            </w:r>
          </w:p>
        </w:tc>
        <w:tc>
          <w:tcPr>
            <w:tcW w:w="1620" w:type="dxa"/>
            <w:tcBorders>
              <w:top w:val="single" w:sz="4" w:space="0" w:color="auto"/>
            </w:tcBorders>
            <w:vAlign w:val="center"/>
          </w:tcPr>
          <w:p w:rsidR="002F06D8" w:rsidRPr="000344CF" w:rsidRDefault="008C57F0" w:rsidP="008C57F0">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tcBorders>
              <w:top w:val="single" w:sz="4" w:space="0" w:color="auto"/>
            </w:tcBorders>
            <w:vAlign w:val="center"/>
          </w:tcPr>
          <w:p w:rsidR="002F06D8" w:rsidRPr="000344CF" w:rsidRDefault="008C57F0" w:rsidP="00374397">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881"/>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BN2</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122F83" w:rsidP="00122F83">
            <w:pPr>
              <w:spacing w:after="160" w:line="259" w:lineRule="auto"/>
              <w:contextualSpacing/>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Internal staff should submit the below information as mentioned in </w:t>
            </w:r>
            <w:hyperlink w:anchor="_DoH_Internal_Staff" w:history="1">
              <w:r w:rsidRPr="000344CF">
                <w:rPr>
                  <w:rStyle w:val="Hyperlink"/>
                  <w:rFonts w:asciiTheme="minorHAnsi" w:hAnsiTheme="minorHAnsi"/>
                  <w:sz w:val="22"/>
                  <w:szCs w:val="22"/>
                </w:rPr>
                <w:t>#</w:t>
              </w:r>
              <w:proofErr w:type="spellStart"/>
              <w:r w:rsidRPr="000344CF">
                <w:rPr>
                  <w:rStyle w:val="Hyperlink"/>
                  <w:rFonts w:asciiTheme="minorHAnsi" w:hAnsiTheme="minorHAnsi"/>
                  <w:sz w:val="22"/>
                  <w:szCs w:val="22"/>
                </w:rPr>
                <w:t>DoH</w:t>
              </w:r>
              <w:proofErr w:type="spellEnd"/>
              <w:r w:rsidRPr="000344CF">
                <w:rPr>
                  <w:rStyle w:val="Hyperlink"/>
                  <w:rFonts w:asciiTheme="minorHAnsi" w:hAnsiTheme="minorHAnsi"/>
                  <w:sz w:val="22"/>
                  <w:szCs w:val="22"/>
                </w:rPr>
                <w:t xml:space="preserve"> Internal Staff view:</w:t>
              </w:r>
            </w:hyperlink>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Internal (DOH division/ employee) </w:t>
            </w:r>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Division </w:t>
            </w:r>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Department  </w:t>
            </w:r>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Section </w:t>
            </w:r>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Employee Number: </w:t>
            </w:r>
          </w:p>
          <w:p w:rsidR="00122F83" w:rsidRPr="000344CF" w:rsidRDefault="00122F83" w:rsidP="00122F83">
            <w:pPr>
              <w:pStyle w:val="ListParagraph"/>
              <w:numPr>
                <w:ilvl w:val="0"/>
                <w:numId w:val="38"/>
              </w:numPr>
              <w:spacing w:after="160" w:line="259" w:lineRule="auto"/>
              <w:contextualSpacing/>
              <w:rPr>
                <w:rFonts w:asciiTheme="minorHAnsi" w:hAnsiTheme="minorHAnsi"/>
                <w:sz w:val="22"/>
                <w:szCs w:val="22"/>
              </w:rPr>
            </w:pPr>
            <w:r w:rsidRPr="000344CF">
              <w:rPr>
                <w:rFonts w:asciiTheme="minorHAnsi" w:hAnsiTheme="minorHAnsi"/>
                <w:sz w:val="22"/>
                <w:szCs w:val="22"/>
              </w:rPr>
              <w:t>Ext:</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1088"/>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BN3</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D760E5" w:rsidP="009D378E">
            <w:pPr>
              <w:spacing w:after="160" w:line="259" w:lineRule="auto"/>
              <w:contextualSpacing/>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External staff should submit the below information as mentioned in </w:t>
            </w:r>
            <w:hyperlink w:anchor="_External_User_View:" w:history="1">
              <w:r w:rsidRPr="000344CF">
                <w:rPr>
                  <w:rStyle w:val="Hyperlink"/>
                  <w:rFonts w:asciiTheme="minorHAnsi" w:hAnsiTheme="minorHAnsi"/>
                  <w:sz w:val="22"/>
                  <w:szCs w:val="22"/>
                </w:rPr>
                <w:t>#External User View:</w:t>
              </w:r>
            </w:hyperlink>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External (Community member) </w:t>
            </w:r>
            <w:r w:rsidRPr="000344CF">
              <w:rPr>
                <w:rFonts w:asciiTheme="minorHAnsi" w:hAnsiTheme="minorHAnsi"/>
                <w:sz w:val="22"/>
                <w:szCs w:val="22"/>
              </w:rPr>
              <w:tab/>
            </w:r>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Facility/ Workplace:</w:t>
            </w:r>
            <w:r w:rsidRPr="000344CF">
              <w:rPr>
                <w:rFonts w:asciiTheme="minorHAnsi" w:hAnsiTheme="minorHAnsi"/>
                <w:sz w:val="22"/>
                <w:szCs w:val="22"/>
              </w:rPr>
              <w:tab/>
            </w:r>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Job Position: </w:t>
            </w:r>
            <w:r w:rsidRPr="000344CF">
              <w:rPr>
                <w:rFonts w:asciiTheme="minorHAnsi" w:hAnsiTheme="minorHAnsi"/>
                <w:sz w:val="22"/>
                <w:szCs w:val="22"/>
              </w:rPr>
              <w:tab/>
            </w:r>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Contact Details: </w:t>
            </w:r>
            <w:r w:rsidRPr="000344CF">
              <w:rPr>
                <w:rFonts w:asciiTheme="minorHAnsi" w:hAnsiTheme="minorHAnsi"/>
                <w:sz w:val="22"/>
                <w:szCs w:val="22"/>
              </w:rPr>
              <w:tab/>
            </w:r>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Email: </w:t>
            </w:r>
            <w:r w:rsidRPr="000344CF">
              <w:rPr>
                <w:rFonts w:asciiTheme="minorHAnsi" w:hAnsiTheme="minorHAnsi"/>
                <w:sz w:val="22"/>
                <w:szCs w:val="22"/>
              </w:rPr>
              <w:tab/>
            </w:r>
          </w:p>
          <w:p w:rsidR="00D760E5" w:rsidRPr="000344CF" w:rsidRDefault="00D760E5" w:rsidP="00D760E5">
            <w:pPr>
              <w:pStyle w:val="ListParagraph"/>
              <w:numPr>
                <w:ilvl w:val="0"/>
                <w:numId w:val="39"/>
              </w:num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Mobile: </w:t>
            </w:r>
            <w:r w:rsidRPr="000344CF">
              <w:rPr>
                <w:rFonts w:asciiTheme="minorHAnsi" w:hAnsiTheme="minorHAnsi"/>
                <w:sz w:val="22"/>
                <w:szCs w:val="22"/>
              </w:rPr>
              <w:tab/>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1088"/>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BN4</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60788A" w:rsidP="009D378E">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User must select at least on request type to proceed submitting more information. Once the request type submitted, it should </w:t>
            </w:r>
            <w:r w:rsidR="00CF5C73" w:rsidRPr="000344CF">
              <w:rPr>
                <w:rFonts w:asciiTheme="minorHAnsi" w:hAnsiTheme="minorHAnsi"/>
                <w:sz w:val="22"/>
                <w:szCs w:val="22"/>
              </w:rPr>
              <w:t xml:space="preserve">not </w:t>
            </w:r>
            <w:r w:rsidRPr="000344CF">
              <w:rPr>
                <w:rFonts w:asciiTheme="minorHAnsi" w:hAnsiTheme="minorHAnsi"/>
                <w:sz w:val="22"/>
                <w:szCs w:val="22"/>
              </w:rPr>
              <w:t>be changes.</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1088"/>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BN5</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6478CA" w:rsidP="009D378E">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For request type “New” and “Update”, the form should open to submit as mentioned in </w:t>
            </w:r>
            <w:hyperlink w:anchor="_New_/_Update" w:history="1">
              <w:r w:rsidRPr="000344CF">
                <w:rPr>
                  <w:rStyle w:val="Hyperlink"/>
                  <w:rFonts w:asciiTheme="minorHAnsi" w:hAnsiTheme="minorHAnsi"/>
                  <w:sz w:val="22"/>
                  <w:szCs w:val="22"/>
                </w:rPr>
                <w:t>#New / Update Request:</w:t>
              </w:r>
            </w:hyperlink>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1088"/>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BN6</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6478CA" w:rsidP="006478CA">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For request type “Delete”, the form should open to submit as mentioned in </w:t>
            </w:r>
            <w:hyperlink w:anchor="_Delete_Request:" w:history="1">
              <w:r w:rsidRPr="000344CF">
                <w:rPr>
                  <w:rStyle w:val="Hyperlink"/>
                  <w:rFonts w:asciiTheme="minorHAnsi" w:hAnsiTheme="minorHAnsi"/>
                  <w:sz w:val="22"/>
                  <w:szCs w:val="22"/>
                </w:rPr>
                <w:t>#Delete Request:</w:t>
              </w:r>
            </w:hyperlink>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9D378E" w:rsidRPr="000344CF" w:rsidTr="008C57F0">
        <w:trPr>
          <w:cantSplit/>
          <w:trHeight w:val="1088"/>
        </w:trPr>
        <w:tc>
          <w:tcPr>
            <w:tcW w:w="90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BN7</w:t>
            </w:r>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9D378E" w:rsidRPr="000344CF" w:rsidRDefault="0030730C" w:rsidP="009D378E">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Three user roles to be created as mentioned in </w:t>
            </w:r>
            <w:hyperlink w:anchor="_Participants_&amp;_Data" w:history="1">
              <w:r w:rsidRPr="000344CF">
                <w:rPr>
                  <w:rStyle w:val="Hyperlink"/>
                  <w:rFonts w:asciiTheme="minorHAnsi" w:hAnsiTheme="minorHAnsi"/>
                  <w:sz w:val="22"/>
                  <w:szCs w:val="22"/>
                </w:rPr>
                <w:t>#Participants &amp; Data Accessibility</w:t>
              </w:r>
            </w:hyperlink>
          </w:p>
        </w:tc>
        <w:tc>
          <w:tcPr>
            <w:tcW w:w="1620" w:type="dxa"/>
            <w:vAlign w:val="center"/>
          </w:tcPr>
          <w:p w:rsidR="009D378E" w:rsidRPr="000344CF" w:rsidRDefault="009D378E" w:rsidP="009D378E">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9D378E" w:rsidRPr="000344CF" w:rsidRDefault="009D378E" w:rsidP="009D378E">
            <w:pPr>
              <w:rPr>
                <w:rFonts w:asciiTheme="minorHAnsi" w:hAnsiTheme="minorHAnsi"/>
                <w:sz w:val="22"/>
                <w:szCs w:val="22"/>
              </w:rPr>
            </w:pPr>
            <w:r w:rsidRPr="000344CF">
              <w:rPr>
                <w:rFonts w:asciiTheme="minorHAnsi" w:hAnsiTheme="minorHAnsi"/>
                <w:sz w:val="22"/>
                <w:szCs w:val="22"/>
              </w:rPr>
              <w:t>Required</w:t>
            </w:r>
          </w:p>
        </w:tc>
      </w:tr>
      <w:tr w:rsidR="0056280A" w:rsidRPr="000344CF" w:rsidTr="0056280A">
        <w:trPr>
          <w:cantSplit/>
          <w:trHeight w:val="1088"/>
        </w:trPr>
        <w:tc>
          <w:tcPr>
            <w:tcW w:w="90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lastRenderedPageBreak/>
              <w:t>BN</w:t>
            </w:r>
            <w:r w:rsidR="006F2987" w:rsidRPr="000344CF">
              <w:rPr>
                <w:rFonts w:asciiTheme="minorHAnsi" w:hAnsiTheme="minorHAnsi"/>
                <w:sz w:val="22"/>
                <w:szCs w:val="22"/>
              </w:rPr>
              <w:t>8</w:t>
            </w:r>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56280A" w:rsidRPr="000344CF" w:rsidRDefault="004214ED" w:rsidP="0056280A">
            <w:pPr>
              <w:spacing w:after="160" w:line="259" w:lineRule="auto"/>
              <w:contextualSpacing/>
              <w:rPr>
                <w:rFonts w:asciiTheme="minorHAnsi" w:hAnsiTheme="minorHAnsi"/>
                <w:sz w:val="22"/>
                <w:szCs w:val="22"/>
              </w:rPr>
            </w:pPr>
            <w:r w:rsidRPr="000344CF">
              <w:rPr>
                <w:rFonts w:asciiTheme="minorHAnsi" w:hAnsiTheme="minorHAnsi"/>
                <w:sz w:val="22"/>
                <w:szCs w:val="22"/>
              </w:rPr>
              <w:t>Duration Calculation Logic:</w:t>
            </w:r>
          </w:p>
          <w:p w:rsidR="004214ED" w:rsidRPr="000344CF" w:rsidRDefault="004214ED" w:rsidP="004214ED">
            <w:pPr>
              <w:pStyle w:val="ListParagraph"/>
              <w:numPr>
                <w:ilvl w:val="0"/>
                <w:numId w:val="40"/>
              </w:numPr>
              <w:spacing w:after="160" w:line="259" w:lineRule="auto"/>
              <w:contextualSpacing/>
              <w:rPr>
                <w:rFonts w:asciiTheme="minorHAnsi" w:hAnsiTheme="minorHAnsi"/>
                <w:sz w:val="22"/>
                <w:szCs w:val="22"/>
              </w:rPr>
            </w:pPr>
            <w:r w:rsidRPr="000344CF">
              <w:rPr>
                <w:rFonts w:asciiTheme="minorHAnsi" w:hAnsiTheme="minorHAnsi"/>
                <w:b/>
                <w:bCs/>
                <w:sz w:val="22"/>
                <w:szCs w:val="22"/>
              </w:rPr>
              <w:t>Waiting Time:</w:t>
            </w:r>
            <w:r w:rsidRPr="000344CF">
              <w:rPr>
                <w:rFonts w:asciiTheme="minorHAnsi" w:hAnsiTheme="minorHAnsi"/>
                <w:sz w:val="22"/>
                <w:szCs w:val="22"/>
              </w:rPr>
              <w:t xml:space="preserve"> The difference between "Request Date" and "Start Date" in days</w:t>
            </w:r>
          </w:p>
          <w:p w:rsidR="004214ED" w:rsidRPr="000344CF" w:rsidRDefault="004214ED" w:rsidP="004214ED">
            <w:pPr>
              <w:pStyle w:val="ListParagraph"/>
              <w:numPr>
                <w:ilvl w:val="0"/>
                <w:numId w:val="40"/>
              </w:numPr>
              <w:spacing w:after="160" w:line="259" w:lineRule="auto"/>
              <w:contextualSpacing/>
              <w:rPr>
                <w:rFonts w:asciiTheme="minorHAnsi" w:hAnsiTheme="minorHAnsi"/>
                <w:sz w:val="22"/>
                <w:szCs w:val="22"/>
              </w:rPr>
            </w:pPr>
            <w:r w:rsidRPr="000344CF">
              <w:rPr>
                <w:rFonts w:asciiTheme="minorHAnsi" w:hAnsiTheme="minorHAnsi"/>
                <w:b/>
                <w:bCs/>
                <w:sz w:val="22"/>
                <w:szCs w:val="22"/>
              </w:rPr>
              <w:t>Planned Duration:</w:t>
            </w:r>
            <w:r w:rsidRPr="000344CF">
              <w:rPr>
                <w:rFonts w:asciiTheme="minorHAnsi" w:hAnsiTheme="minorHAnsi"/>
                <w:sz w:val="22"/>
                <w:szCs w:val="22"/>
              </w:rPr>
              <w:t xml:space="preserve"> The difference between  "Start Date" and "Planned Completion in months</w:t>
            </w:r>
          </w:p>
          <w:p w:rsidR="004214ED" w:rsidRPr="000344CF" w:rsidRDefault="004214ED" w:rsidP="004214ED">
            <w:pPr>
              <w:pStyle w:val="ListParagraph"/>
              <w:numPr>
                <w:ilvl w:val="0"/>
                <w:numId w:val="40"/>
              </w:numPr>
              <w:spacing w:after="160" w:line="259" w:lineRule="auto"/>
              <w:contextualSpacing/>
              <w:rPr>
                <w:rFonts w:asciiTheme="minorHAnsi" w:hAnsiTheme="minorHAnsi"/>
                <w:sz w:val="22"/>
                <w:szCs w:val="22"/>
              </w:rPr>
            </w:pPr>
            <w:r w:rsidRPr="000344CF">
              <w:rPr>
                <w:rFonts w:asciiTheme="minorHAnsi" w:hAnsiTheme="minorHAnsi"/>
                <w:b/>
                <w:bCs/>
                <w:sz w:val="22"/>
                <w:szCs w:val="22"/>
              </w:rPr>
              <w:t>Actual Duration:</w:t>
            </w:r>
            <w:r w:rsidRPr="000344CF">
              <w:rPr>
                <w:rFonts w:asciiTheme="minorHAnsi" w:hAnsiTheme="minorHAnsi"/>
                <w:sz w:val="22"/>
                <w:szCs w:val="22"/>
              </w:rPr>
              <w:t xml:space="preserve"> The difference between  "Start Date" and "Publication Date"</w:t>
            </w:r>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56280A" w:rsidRPr="000344CF" w:rsidRDefault="0056280A" w:rsidP="0056280A">
            <w:pPr>
              <w:rPr>
                <w:rFonts w:asciiTheme="minorHAnsi" w:hAnsiTheme="minorHAnsi"/>
                <w:sz w:val="22"/>
                <w:szCs w:val="22"/>
              </w:rPr>
            </w:pPr>
            <w:r w:rsidRPr="000344CF">
              <w:rPr>
                <w:rFonts w:asciiTheme="minorHAnsi" w:hAnsiTheme="minorHAnsi"/>
                <w:sz w:val="22"/>
                <w:szCs w:val="22"/>
              </w:rPr>
              <w:t>Required</w:t>
            </w:r>
          </w:p>
        </w:tc>
      </w:tr>
      <w:tr w:rsidR="0056280A" w:rsidRPr="000344CF" w:rsidTr="0056280A">
        <w:trPr>
          <w:cantSplit/>
          <w:trHeight w:val="1088"/>
        </w:trPr>
        <w:tc>
          <w:tcPr>
            <w:tcW w:w="90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t>BN9</w:t>
            </w:r>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56280A" w:rsidRPr="000344CF" w:rsidRDefault="002833CB" w:rsidP="0056280A">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Once the request is accepted as a project, then the Project view section should be enabled as mentioned in </w:t>
            </w:r>
            <w:hyperlink w:anchor="_Project_View" w:history="1">
              <w:r w:rsidRPr="000344CF">
                <w:rPr>
                  <w:rStyle w:val="Hyperlink"/>
                  <w:rFonts w:asciiTheme="minorHAnsi" w:hAnsiTheme="minorHAnsi"/>
                  <w:sz w:val="22"/>
                  <w:szCs w:val="22"/>
                </w:rPr>
                <w:t>#Project View</w:t>
              </w:r>
            </w:hyperlink>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56280A" w:rsidRPr="000344CF" w:rsidRDefault="0056280A" w:rsidP="0056280A">
            <w:pPr>
              <w:rPr>
                <w:rFonts w:asciiTheme="minorHAnsi" w:hAnsiTheme="minorHAnsi"/>
                <w:sz w:val="22"/>
                <w:szCs w:val="22"/>
              </w:rPr>
            </w:pPr>
            <w:r w:rsidRPr="000344CF">
              <w:rPr>
                <w:rFonts w:asciiTheme="minorHAnsi" w:hAnsiTheme="minorHAnsi"/>
                <w:sz w:val="22"/>
                <w:szCs w:val="22"/>
              </w:rPr>
              <w:t>Required</w:t>
            </w:r>
          </w:p>
        </w:tc>
      </w:tr>
      <w:tr w:rsidR="0056280A" w:rsidRPr="000344CF" w:rsidTr="0056280A">
        <w:trPr>
          <w:cantSplit/>
          <w:trHeight w:val="1088"/>
        </w:trPr>
        <w:tc>
          <w:tcPr>
            <w:tcW w:w="90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t>BN10</w:t>
            </w:r>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56280A" w:rsidRPr="000344CF" w:rsidRDefault="003E39CF" w:rsidP="0056280A">
            <w:pPr>
              <w:spacing w:after="160" w:line="259" w:lineRule="auto"/>
              <w:contextualSpacing/>
              <w:rPr>
                <w:rFonts w:asciiTheme="minorHAnsi" w:hAnsiTheme="minorHAnsi"/>
                <w:sz w:val="22"/>
                <w:szCs w:val="22"/>
              </w:rPr>
            </w:pPr>
            <w:r w:rsidRPr="000344CF">
              <w:rPr>
                <w:rFonts w:asciiTheme="minorHAnsi" w:hAnsiTheme="minorHAnsi"/>
                <w:sz w:val="22"/>
                <w:szCs w:val="22"/>
              </w:rPr>
              <w:t>Users should have option to save the application in Draft status.</w:t>
            </w:r>
          </w:p>
        </w:tc>
        <w:tc>
          <w:tcPr>
            <w:tcW w:w="1620" w:type="dxa"/>
            <w:vAlign w:val="center"/>
          </w:tcPr>
          <w:p w:rsidR="0056280A" w:rsidRPr="000344CF" w:rsidRDefault="0056280A" w:rsidP="0056280A">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56280A" w:rsidRPr="000344CF" w:rsidRDefault="0056280A" w:rsidP="0056280A">
            <w:pPr>
              <w:rPr>
                <w:rFonts w:asciiTheme="minorHAnsi" w:hAnsiTheme="minorHAnsi"/>
                <w:sz w:val="22"/>
                <w:szCs w:val="22"/>
              </w:rPr>
            </w:pPr>
            <w:r w:rsidRPr="000344CF">
              <w:rPr>
                <w:rFonts w:asciiTheme="minorHAnsi" w:hAnsiTheme="minorHAnsi"/>
                <w:sz w:val="22"/>
                <w:szCs w:val="22"/>
              </w:rPr>
              <w:t>Required</w:t>
            </w:r>
          </w:p>
        </w:tc>
      </w:tr>
      <w:tr w:rsidR="00470349" w:rsidRPr="000344CF" w:rsidTr="0056280A">
        <w:trPr>
          <w:cantSplit/>
          <w:trHeight w:val="1088"/>
        </w:trPr>
        <w:tc>
          <w:tcPr>
            <w:tcW w:w="900" w:type="dxa"/>
            <w:vAlign w:val="center"/>
          </w:tcPr>
          <w:p w:rsidR="00470349" w:rsidRPr="000344CF" w:rsidRDefault="00470349" w:rsidP="00470349">
            <w:pPr>
              <w:jc w:val="center"/>
              <w:rPr>
                <w:rFonts w:asciiTheme="minorHAnsi" w:hAnsiTheme="minorHAnsi"/>
                <w:sz w:val="22"/>
                <w:szCs w:val="22"/>
              </w:rPr>
            </w:pPr>
            <w:r w:rsidRPr="000344CF">
              <w:rPr>
                <w:rFonts w:asciiTheme="minorHAnsi" w:hAnsiTheme="minorHAnsi"/>
                <w:sz w:val="22"/>
                <w:szCs w:val="22"/>
              </w:rPr>
              <w:t>BN11</w:t>
            </w:r>
          </w:p>
        </w:tc>
        <w:tc>
          <w:tcPr>
            <w:tcW w:w="1620" w:type="dxa"/>
            <w:vAlign w:val="center"/>
          </w:tcPr>
          <w:p w:rsidR="00470349" w:rsidRPr="000344CF" w:rsidRDefault="00470349" w:rsidP="00470349">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470349" w:rsidRPr="000344CF" w:rsidRDefault="007670B6" w:rsidP="00470349">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A confirmation message should popup once the user decided to complete </w:t>
            </w:r>
            <w:hyperlink w:anchor="_Notification_Page:" w:history="1">
              <w:r w:rsidRPr="000344CF">
                <w:rPr>
                  <w:rStyle w:val="Hyperlink"/>
                  <w:rFonts w:asciiTheme="minorHAnsi" w:hAnsiTheme="minorHAnsi"/>
                  <w:sz w:val="22"/>
                  <w:szCs w:val="22"/>
                </w:rPr>
                <w:t>#</w:t>
              </w:r>
              <w:proofErr w:type="spellStart"/>
              <w:r w:rsidRPr="000344CF">
                <w:rPr>
                  <w:rStyle w:val="Hyperlink"/>
                  <w:rFonts w:asciiTheme="minorHAnsi" w:hAnsiTheme="minorHAnsi"/>
                  <w:sz w:val="22"/>
                  <w:szCs w:val="22"/>
                </w:rPr>
                <w:t>DoH</w:t>
              </w:r>
              <w:proofErr w:type="spellEnd"/>
              <w:r w:rsidRPr="000344CF">
                <w:rPr>
                  <w:rStyle w:val="Hyperlink"/>
                  <w:rFonts w:asciiTheme="minorHAnsi" w:hAnsiTheme="minorHAnsi"/>
                  <w:sz w:val="22"/>
                  <w:szCs w:val="22"/>
                </w:rPr>
                <w:t xml:space="preserve"> Internal Staff view:</w:t>
              </w:r>
            </w:hyperlink>
            <w:r w:rsidRPr="000344CF">
              <w:rPr>
                <w:rFonts w:asciiTheme="minorHAnsi" w:hAnsiTheme="minorHAnsi"/>
                <w:sz w:val="22"/>
                <w:szCs w:val="22"/>
              </w:rPr>
              <w:t xml:space="preserve"> or </w:t>
            </w:r>
            <w:hyperlink w:anchor="_Did_you_know" w:history="1">
              <w:r w:rsidRPr="000344CF">
                <w:rPr>
                  <w:rStyle w:val="Hyperlink"/>
                  <w:rFonts w:asciiTheme="minorHAnsi" w:hAnsiTheme="minorHAnsi"/>
                  <w:sz w:val="22"/>
                  <w:szCs w:val="22"/>
                </w:rPr>
                <w:t>#External User View:</w:t>
              </w:r>
            </w:hyperlink>
            <w:r w:rsidRPr="000344CF">
              <w:rPr>
                <w:rFonts w:asciiTheme="minorHAnsi" w:hAnsiTheme="minorHAnsi"/>
                <w:sz w:val="22"/>
                <w:szCs w:val="22"/>
              </w:rPr>
              <w:t xml:space="preserve"> - “Please be noted that, the request type cannot be changed once submitted.”</w:t>
            </w:r>
          </w:p>
        </w:tc>
        <w:tc>
          <w:tcPr>
            <w:tcW w:w="1620" w:type="dxa"/>
            <w:vAlign w:val="center"/>
          </w:tcPr>
          <w:p w:rsidR="00470349" w:rsidRPr="000344CF" w:rsidRDefault="00470349" w:rsidP="00470349">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470349" w:rsidRPr="000344CF" w:rsidRDefault="00470349" w:rsidP="00470349">
            <w:pPr>
              <w:rPr>
                <w:rFonts w:asciiTheme="minorHAnsi" w:hAnsiTheme="minorHAnsi"/>
                <w:sz w:val="22"/>
                <w:szCs w:val="22"/>
              </w:rPr>
            </w:pPr>
            <w:r w:rsidRPr="000344CF">
              <w:rPr>
                <w:rFonts w:asciiTheme="minorHAnsi" w:hAnsiTheme="minorHAnsi"/>
                <w:sz w:val="22"/>
                <w:szCs w:val="22"/>
              </w:rPr>
              <w:t>Required</w:t>
            </w:r>
          </w:p>
        </w:tc>
      </w:tr>
      <w:tr w:rsidR="00875870" w:rsidRPr="000344CF" w:rsidTr="0056280A">
        <w:trPr>
          <w:cantSplit/>
          <w:trHeight w:val="1088"/>
        </w:trPr>
        <w:tc>
          <w:tcPr>
            <w:tcW w:w="900" w:type="dxa"/>
            <w:vAlign w:val="center"/>
          </w:tcPr>
          <w:p w:rsidR="00875870" w:rsidRPr="000344CF" w:rsidRDefault="00875870" w:rsidP="00875870">
            <w:pPr>
              <w:jc w:val="center"/>
              <w:rPr>
                <w:rFonts w:asciiTheme="minorHAnsi" w:hAnsiTheme="minorHAnsi"/>
                <w:sz w:val="22"/>
                <w:szCs w:val="22"/>
              </w:rPr>
            </w:pPr>
            <w:r w:rsidRPr="000344CF">
              <w:rPr>
                <w:rFonts w:asciiTheme="minorHAnsi" w:hAnsiTheme="minorHAnsi"/>
                <w:sz w:val="22"/>
                <w:szCs w:val="22"/>
              </w:rPr>
              <w:t>BN12</w:t>
            </w:r>
          </w:p>
        </w:tc>
        <w:tc>
          <w:tcPr>
            <w:tcW w:w="1620" w:type="dxa"/>
            <w:vAlign w:val="center"/>
          </w:tcPr>
          <w:p w:rsidR="00875870" w:rsidRPr="000344CF" w:rsidRDefault="00875870" w:rsidP="00875870">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875870" w:rsidRPr="000344CF" w:rsidRDefault="007670B6" w:rsidP="00BB2937">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End user should have the option to cancel the request unless </w:t>
            </w:r>
            <w:r w:rsidR="009E7D14" w:rsidRPr="000344CF">
              <w:rPr>
                <w:rFonts w:asciiTheme="minorHAnsi" w:hAnsiTheme="minorHAnsi"/>
                <w:sz w:val="22"/>
                <w:szCs w:val="22"/>
              </w:rPr>
              <w:t xml:space="preserve">it </w:t>
            </w:r>
            <w:r w:rsidR="00BB2937">
              <w:rPr>
                <w:rFonts w:asciiTheme="minorHAnsi" w:hAnsiTheme="minorHAnsi"/>
                <w:sz w:val="22"/>
                <w:szCs w:val="22"/>
              </w:rPr>
              <w:t>was</w:t>
            </w:r>
            <w:r w:rsidR="00BB2937" w:rsidRPr="000344CF">
              <w:rPr>
                <w:rFonts w:asciiTheme="minorHAnsi" w:hAnsiTheme="minorHAnsi"/>
                <w:sz w:val="22"/>
                <w:szCs w:val="22"/>
              </w:rPr>
              <w:t xml:space="preserve"> </w:t>
            </w:r>
            <w:r w:rsidRPr="000344CF">
              <w:rPr>
                <w:rFonts w:asciiTheme="minorHAnsi" w:hAnsiTheme="minorHAnsi"/>
                <w:sz w:val="22"/>
                <w:szCs w:val="22"/>
              </w:rPr>
              <w:t>submitted.</w:t>
            </w:r>
          </w:p>
        </w:tc>
        <w:tc>
          <w:tcPr>
            <w:tcW w:w="1620" w:type="dxa"/>
            <w:vAlign w:val="center"/>
          </w:tcPr>
          <w:p w:rsidR="00875870" w:rsidRPr="000344CF" w:rsidRDefault="00875870" w:rsidP="00875870">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875870" w:rsidRPr="000344CF" w:rsidRDefault="00875870" w:rsidP="00875870">
            <w:pPr>
              <w:rPr>
                <w:rFonts w:asciiTheme="minorHAnsi" w:hAnsiTheme="minorHAnsi"/>
                <w:sz w:val="22"/>
                <w:szCs w:val="22"/>
              </w:rPr>
            </w:pPr>
            <w:r w:rsidRPr="000344CF">
              <w:rPr>
                <w:rFonts w:asciiTheme="minorHAnsi" w:hAnsiTheme="minorHAnsi"/>
                <w:sz w:val="22"/>
                <w:szCs w:val="22"/>
              </w:rPr>
              <w:t>Required</w:t>
            </w:r>
          </w:p>
        </w:tc>
      </w:tr>
      <w:tr w:rsidR="004873B5" w:rsidRPr="000344CF" w:rsidTr="0056280A">
        <w:trPr>
          <w:cantSplit/>
          <w:trHeight w:val="1088"/>
        </w:trPr>
        <w:tc>
          <w:tcPr>
            <w:tcW w:w="900" w:type="dxa"/>
            <w:vAlign w:val="center"/>
          </w:tcPr>
          <w:p w:rsidR="004873B5" w:rsidRPr="000344CF" w:rsidRDefault="004873B5" w:rsidP="004873B5">
            <w:pPr>
              <w:jc w:val="center"/>
              <w:rPr>
                <w:rFonts w:asciiTheme="minorHAnsi" w:hAnsiTheme="minorHAnsi"/>
                <w:sz w:val="22"/>
                <w:szCs w:val="22"/>
              </w:rPr>
            </w:pPr>
            <w:r w:rsidRPr="000344CF">
              <w:rPr>
                <w:rFonts w:asciiTheme="minorHAnsi" w:hAnsiTheme="minorHAnsi"/>
                <w:sz w:val="22"/>
                <w:szCs w:val="22"/>
              </w:rPr>
              <w:t>BN13</w:t>
            </w:r>
          </w:p>
        </w:tc>
        <w:tc>
          <w:tcPr>
            <w:tcW w:w="1620" w:type="dxa"/>
            <w:vAlign w:val="center"/>
          </w:tcPr>
          <w:p w:rsidR="004873B5" w:rsidRPr="000344CF" w:rsidRDefault="004873B5" w:rsidP="004873B5">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4873B5" w:rsidRPr="000344CF" w:rsidRDefault="00D31DB3" w:rsidP="00D31DB3">
            <w:pPr>
              <w:spacing w:after="160" w:line="259" w:lineRule="auto"/>
              <w:contextualSpacing/>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PS team should have the text box to put the comments while returning the application back to requestor.</w:t>
            </w:r>
          </w:p>
        </w:tc>
        <w:tc>
          <w:tcPr>
            <w:tcW w:w="1620" w:type="dxa"/>
            <w:vAlign w:val="center"/>
          </w:tcPr>
          <w:p w:rsidR="004873B5" w:rsidRPr="000344CF" w:rsidRDefault="004873B5" w:rsidP="004873B5">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4873B5" w:rsidRPr="000344CF" w:rsidRDefault="004873B5" w:rsidP="004873B5">
            <w:pPr>
              <w:rPr>
                <w:rFonts w:asciiTheme="minorHAnsi" w:hAnsiTheme="minorHAnsi"/>
                <w:sz w:val="22"/>
                <w:szCs w:val="22"/>
              </w:rPr>
            </w:pPr>
            <w:r w:rsidRPr="000344CF">
              <w:rPr>
                <w:rFonts w:asciiTheme="minorHAnsi" w:hAnsiTheme="minorHAnsi"/>
                <w:sz w:val="22"/>
                <w:szCs w:val="22"/>
              </w:rPr>
              <w:t>Required</w:t>
            </w:r>
          </w:p>
        </w:tc>
      </w:tr>
      <w:tr w:rsidR="00A0647B" w:rsidRPr="000344CF" w:rsidTr="0056280A">
        <w:trPr>
          <w:cantSplit/>
          <w:trHeight w:val="1088"/>
        </w:trPr>
        <w:tc>
          <w:tcPr>
            <w:tcW w:w="900" w:type="dxa"/>
            <w:vAlign w:val="center"/>
          </w:tcPr>
          <w:p w:rsidR="00A0647B" w:rsidRPr="000344CF" w:rsidRDefault="00A0647B" w:rsidP="00A0647B">
            <w:pPr>
              <w:jc w:val="center"/>
              <w:rPr>
                <w:rFonts w:asciiTheme="minorHAnsi" w:hAnsiTheme="minorHAnsi"/>
                <w:sz w:val="22"/>
                <w:szCs w:val="22"/>
              </w:rPr>
            </w:pPr>
            <w:r w:rsidRPr="000344CF">
              <w:rPr>
                <w:rFonts w:asciiTheme="minorHAnsi" w:hAnsiTheme="minorHAnsi"/>
                <w:sz w:val="22"/>
                <w:szCs w:val="22"/>
              </w:rPr>
              <w:t>BN14</w:t>
            </w:r>
          </w:p>
        </w:tc>
        <w:tc>
          <w:tcPr>
            <w:tcW w:w="1620" w:type="dxa"/>
            <w:vAlign w:val="center"/>
          </w:tcPr>
          <w:p w:rsidR="00A0647B" w:rsidRPr="000344CF" w:rsidRDefault="00A0647B" w:rsidP="00A0647B">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A0647B" w:rsidRPr="000344CF" w:rsidRDefault="00A0647B" w:rsidP="00A0647B">
            <w:pPr>
              <w:spacing w:after="160" w:line="259" w:lineRule="auto"/>
              <w:contextualSpacing/>
              <w:rPr>
                <w:rFonts w:asciiTheme="minorHAnsi" w:hAnsiTheme="minorHAnsi"/>
                <w:sz w:val="22"/>
                <w:szCs w:val="22"/>
              </w:rPr>
            </w:pPr>
            <w:r w:rsidRPr="000344CF">
              <w:rPr>
                <w:rFonts w:asciiTheme="minorHAnsi" w:hAnsiTheme="minorHAnsi"/>
                <w:sz w:val="22"/>
                <w:szCs w:val="22"/>
              </w:rPr>
              <w:t>Following application status should be maintained:</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Save as Draft</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Submitted</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Clarification Required</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Work in Progress</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Closed</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Cancelled</w:t>
            </w:r>
          </w:p>
          <w:p w:rsidR="00A0647B" w:rsidRPr="000344CF" w:rsidRDefault="00A0647B" w:rsidP="00A0647B">
            <w:pPr>
              <w:pStyle w:val="ListParagraph"/>
              <w:numPr>
                <w:ilvl w:val="0"/>
                <w:numId w:val="41"/>
              </w:numPr>
              <w:spacing w:after="160" w:line="259" w:lineRule="auto"/>
              <w:contextualSpacing/>
              <w:rPr>
                <w:rFonts w:asciiTheme="minorHAnsi" w:hAnsiTheme="minorHAnsi"/>
                <w:sz w:val="22"/>
                <w:szCs w:val="22"/>
              </w:rPr>
            </w:pPr>
            <w:r w:rsidRPr="000344CF">
              <w:rPr>
                <w:rFonts w:asciiTheme="minorHAnsi" w:hAnsiTheme="minorHAnsi"/>
                <w:sz w:val="22"/>
                <w:szCs w:val="22"/>
              </w:rPr>
              <w:t>Aborted</w:t>
            </w:r>
          </w:p>
          <w:p w:rsidR="00A0647B" w:rsidRPr="000344CF" w:rsidRDefault="00A0647B" w:rsidP="00A0647B">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As mentioned in </w:t>
            </w:r>
            <w:hyperlink w:anchor="_Application_Status_flow:" w:history="1">
              <w:r w:rsidRPr="000344CF">
                <w:rPr>
                  <w:rStyle w:val="Hyperlink"/>
                  <w:rFonts w:asciiTheme="minorHAnsi" w:hAnsiTheme="minorHAnsi"/>
                  <w:sz w:val="22"/>
                  <w:szCs w:val="22"/>
                </w:rPr>
                <w:t>#Application Status flow:</w:t>
              </w:r>
            </w:hyperlink>
          </w:p>
        </w:tc>
        <w:tc>
          <w:tcPr>
            <w:tcW w:w="1620" w:type="dxa"/>
            <w:vAlign w:val="center"/>
          </w:tcPr>
          <w:p w:rsidR="00A0647B" w:rsidRPr="000344CF" w:rsidRDefault="00A0647B" w:rsidP="00A0647B">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A0647B" w:rsidRPr="000344CF" w:rsidRDefault="00A0647B" w:rsidP="00A0647B">
            <w:pPr>
              <w:rPr>
                <w:rFonts w:asciiTheme="minorHAnsi" w:hAnsiTheme="minorHAnsi"/>
                <w:sz w:val="22"/>
                <w:szCs w:val="22"/>
              </w:rPr>
            </w:pPr>
            <w:r w:rsidRPr="000344CF">
              <w:rPr>
                <w:rFonts w:asciiTheme="minorHAnsi" w:hAnsiTheme="minorHAnsi"/>
                <w:sz w:val="22"/>
                <w:szCs w:val="22"/>
              </w:rPr>
              <w:t>Required</w:t>
            </w:r>
          </w:p>
        </w:tc>
      </w:tr>
      <w:tr w:rsidR="00DB3DF7" w:rsidRPr="000344CF" w:rsidTr="0056280A">
        <w:trPr>
          <w:cantSplit/>
          <w:trHeight w:val="1088"/>
        </w:trPr>
        <w:tc>
          <w:tcPr>
            <w:tcW w:w="90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t>BN15</w:t>
            </w:r>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5C52BF" w:rsidRPr="000344CF" w:rsidRDefault="00DB3DF7" w:rsidP="003E26E1">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Application should follow the internal process sequence as mentioned in </w:t>
            </w:r>
            <w:hyperlink w:anchor="_Policy_and_Standards" w:history="1">
              <w:r w:rsidRPr="000344CF">
                <w:rPr>
                  <w:rStyle w:val="Hyperlink"/>
                  <w:rFonts w:asciiTheme="minorHAnsi" w:hAnsiTheme="minorHAnsi"/>
                  <w:sz w:val="22"/>
                  <w:szCs w:val="22"/>
                </w:rPr>
                <w:t>#Policy and Standards team’s internal process:</w:t>
              </w:r>
            </w:hyperlink>
            <w:r w:rsidRPr="000344CF">
              <w:rPr>
                <w:rFonts w:asciiTheme="minorHAnsi" w:hAnsiTheme="minorHAnsi"/>
                <w:sz w:val="22"/>
                <w:szCs w:val="22"/>
              </w:rPr>
              <w:t xml:space="preserve"> and system should be maintaining the status.</w:t>
            </w:r>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DB3DF7" w:rsidRPr="000344CF" w:rsidRDefault="00DB3DF7" w:rsidP="00DB3DF7">
            <w:pPr>
              <w:rPr>
                <w:rFonts w:asciiTheme="minorHAnsi" w:hAnsiTheme="minorHAnsi"/>
                <w:sz w:val="22"/>
                <w:szCs w:val="22"/>
              </w:rPr>
            </w:pPr>
            <w:r w:rsidRPr="000344CF">
              <w:rPr>
                <w:rFonts w:asciiTheme="minorHAnsi" w:hAnsiTheme="minorHAnsi"/>
                <w:sz w:val="22"/>
                <w:szCs w:val="22"/>
              </w:rPr>
              <w:t>Required</w:t>
            </w:r>
          </w:p>
        </w:tc>
      </w:tr>
      <w:tr w:rsidR="00DB3DF7" w:rsidRPr="000344CF" w:rsidTr="0056280A">
        <w:trPr>
          <w:cantSplit/>
          <w:trHeight w:val="1088"/>
        </w:trPr>
        <w:tc>
          <w:tcPr>
            <w:tcW w:w="90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lastRenderedPageBreak/>
              <w:t>BN16</w:t>
            </w:r>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DB3DF7" w:rsidRPr="000344CF" w:rsidRDefault="00DB3DF7" w:rsidP="00DB3DF7">
            <w:pPr>
              <w:spacing w:after="160" w:line="259" w:lineRule="auto"/>
              <w:contextualSpacing/>
              <w:rPr>
                <w:rFonts w:asciiTheme="minorHAnsi" w:hAnsiTheme="minorHAnsi"/>
                <w:sz w:val="22"/>
                <w:szCs w:val="22"/>
              </w:rPr>
            </w:pPr>
            <w:r w:rsidRPr="000344CF">
              <w:rPr>
                <w:rFonts w:asciiTheme="minorHAnsi" w:hAnsiTheme="minorHAnsi"/>
                <w:sz w:val="22"/>
                <w:szCs w:val="22"/>
              </w:rPr>
              <w:t>System should be maintaining the event log</w:t>
            </w:r>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DB3DF7" w:rsidRPr="000344CF" w:rsidRDefault="00DB3DF7" w:rsidP="00DB3DF7">
            <w:pPr>
              <w:rPr>
                <w:rFonts w:asciiTheme="minorHAnsi" w:hAnsiTheme="minorHAnsi"/>
                <w:sz w:val="22"/>
                <w:szCs w:val="22"/>
              </w:rPr>
            </w:pPr>
            <w:r w:rsidRPr="000344CF">
              <w:rPr>
                <w:rFonts w:asciiTheme="minorHAnsi" w:hAnsiTheme="minorHAnsi"/>
                <w:sz w:val="22"/>
                <w:szCs w:val="22"/>
              </w:rPr>
              <w:t>Required</w:t>
            </w:r>
          </w:p>
        </w:tc>
      </w:tr>
      <w:tr w:rsidR="00DB3DF7" w:rsidRPr="000344CF" w:rsidTr="0056280A">
        <w:trPr>
          <w:cantSplit/>
          <w:trHeight w:val="1088"/>
        </w:trPr>
        <w:tc>
          <w:tcPr>
            <w:tcW w:w="90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t>BN17</w:t>
            </w:r>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DB3DF7" w:rsidRPr="000344CF" w:rsidRDefault="00DB3DF7" w:rsidP="00DB3DF7">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System should provide the comment box for the internal use only in </w:t>
            </w:r>
            <w:hyperlink w:anchor="_Project_View" w:history="1">
              <w:r w:rsidRPr="000344CF">
                <w:rPr>
                  <w:rStyle w:val="Hyperlink"/>
                  <w:rFonts w:asciiTheme="minorHAnsi" w:hAnsiTheme="minorHAnsi"/>
                  <w:sz w:val="22"/>
                  <w:szCs w:val="22"/>
                </w:rPr>
                <w:t>#Project View</w:t>
              </w:r>
            </w:hyperlink>
          </w:p>
        </w:tc>
        <w:tc>
          <w:tcPr>
            <w:tcW w:w="1620" w:type="dxa"/>
            <w:vAlign w:val="center"/>
          </w:tcPr>
          <w:p w:rsidR="00DB3DF7" w:rsidRPr="000344CF" w:rsidRDefault="00DB3DF7" w:rsidP="00DB3DF7">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DB3DF7" w:rsidRPr="000344CF" w:rsidRDefault="00DB3DF7" w:rsidP="00DB3DF7">
            <w:pPr>
              <w:rPr>
                <w:rFonts w:asciiTheme="minorHAnsi" w:hAnsiTheme="minorHAnsi"/>
                <w:sz w:val="22"/>
                <w:szCs w:val="22"/>
              </w:rPr>
            </w:pPr>
            <w:r w:rsidRPr="000344CF">
              <w:rPr>
                <w:rFonts w:asciiTheme="minorHAnsi" w:hAnsiTheme="minorHAnsi"/>
                <w:sz w:val="22"/>
                <w:szCs w:val="22"/>
              </w:rPr>
              <w:t>Required</w:t>
            </w:r>
          </w:p>
        </w:tc>
      </w:tr>
      <w:tr w:rsidR="003E1233" w:rsidRPr="000344CF" w:rsidTr="0056280A">
        <w:trPr>
          <w:cantSplit/>
          <w:trHeight w:val="1088"/>
        </w:trPr>
        <w:tc>
          <w:tcPr>
            <w:tcW w:w="90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sz w:val="22"/>
                <w:szCs w:val="22"/>
              </w:rPr>
              <w:t>BN18</w:t>
            </w:r>
          </w:p>
        </w:tc>
        <w:tc>
          <w:tcPr>
            <w:tcW w:w="162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3E1233" w:rsidRPr="000344CF" w:rsidRDefault="003E1233" w:rsidP="003E1233">
            <w:pPr>
              <w:spacing w:after="160" w:line="259" w:lineRule="auto"/>
              <w:contextualSpacing/>
              <w:rPr>
                <w:rFonts w:asciiTheme="minorHAnsi" w:hAnsiTheme="minorHAnsi"/>
                <w:sz w:val="22"/>
                <w:szCs w:val="22"/>
              </w:rPr>
            </w:pPr>
            <w:r w:rsidRPr="000344CF">
              <w:rPr>
                <w:rFonts w:asciiTheme="minorHAnsi" w:hAnsiTheme="minorHAnsi"/>
                <w:sz w:val="22"/>
                <w:szCs w:val="22"/>
              </w:rPr>
              <w:t>Confirmation popup should appear while closing and aborting the project.</w:t>
            </w:r>
          </w:p>
        </w:tc>
        <w:tc>
          <w:tcPr>
            <w:tcW w:w="162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3E1233" w:rsidRPr="000344CF" w:rsidRDefault="003E1233" w:rsidP="003E1233">
            <w:pPr>
              <w:rPr>
                <w:rFonts w:asciiTheme="minorHAnsi" w:hAnsiTheme="minorHAnsi"/>
                <w:sz w:val="22"/>
                <w:szCs w:val="22"/>
              </w:rPr>
            </w:pPr>
            <w:r w:rsidRPr="000344CF">
              <w:rPr>
                <w:rFonts w:asciiTheme="minorHAnsi" w:hAnsiTheme="minorHAnsi"/>
                <w:sz w:val="22"/>
                <w:szCs w:val="22"/>
              </w:rPr>
              <w:t>Required</w:t>
            </w:r>
          </w:p>
        </w:tc>
      </w:tr>
      <w:tr w:rsidR="003E1233" w:rsidRPr="000344CF" w:rsidTr="0056280A">
        <w:trPr>
          <w:cantSplit/>
          <w:trHeight w:val="1088"/>
        </w:trPr>
        <w:tc>
          <w:tcPr>
            <w:tcW w:w="90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sz w:val="22"/>
                <w:szCs w:val="22"/>
              </w:rPr>
              <w:t>BN19</w:t>
            </w:r>
          </w:p>
        </w:tc>
        <w:tc>
          <w:tcPr>
            <w:tcW w:w="162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3E1233" w:rsidRPr="000344CF" w:rsidRDefault="003E1233" w:rsidP="003E1233">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Project cannot be closed until all the project tasks completed as mentioned in </w:t>
            </w:r>
            <w:hyperlink w:anchor="_Policy_and_Standards" w:history="1">
              <w:r w:rsidRPr="000344CF">
                <w:rPr>
                  <w:rStyle w:val="Hyperlink"/>
                  <w:rFonts w:asciiTheme="minorHAnsi" w:hAnsiTheme="minorHAnsi"/>
                  <w:sz w:val="22"/>
                  <w:szCs w:val="22"/>
                </w:rPr>
                <w:t>#Policy and Standards team’s internal process:</w:t>
              </w:r>
            </w:hyperlink>
          </w:p>
        </w:tc>
        <w:tc>
          <w:tcPr>
            <w:tcW w:w="1620" w:type="dxa"/>
            <w:vAlign w:val="center"/>
          </w:tcPr>
          <w:p w:rsidR="003E1233" w:rsidRPr="000344CF" w:rsidRDefault="003E1233" w:rsidP="003E1233">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3E1233" w:rsidRPr="000344CF" w:rsidRDefault="003E1233" w:rsidP="003E1233">
            <w:pPr>
              <w:rPr>
                <w:rFonts w:asciiTheme="minorHAnsi" w:hAnsiTheme="minorHAnsi"/>
                <w:sz w:val="22"/>
                <w:szCs w:val="22"/>
              </w:rPr>
            </w:pPr>
            <w:r w:rsidRPr="000344CF">
              <w:rPr>
                <w:rFonts w:asciiTheme="minorHAnsi" w:hAnsiTheme="minorHAnsi"/>
                <w:sz w:val="22"/>
                <w:szCs w:val="22"/>
              </w:rPr>
              <w:t>Required</w:t>
            </w:r>
          </w:p>
        </w:tc>
      </w:tr>
      <w:tr w:rsidR="002F22A8" w:rsidRPr="000344CF" w:rsidTr="0056280A">
        <w:trPr>
          <w:cantSplit/>
          <w:trHeight w:val="1088"/>
        </w:trPr>
        <w:tc>
          <w:tcPr>
            <w:tcW w:w="90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sz w:val="22"/>
                <w:szCs w:val="22"/>
              </w:rPr>
              <w:t>BN20</w:t>
            </w:r>
          </w:p>
        </w:tc>
        <w:tc>
          <w:tcPr>
            <w:tcW w:w="162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2F22A8" w:rsidRPr="000344CF" w:rsidRDefault="002F22A8" w:rsidP="002F22A8">
            <w:pPr>
              <w:spacing w:after="160" w:line="259" w:lineRule="auto"/>
              <w:contextualSpacing/>
              <w:rPr>
                <w:rFonts w:asciiTheme="minorHAnsi" w:hAnsiTheme="minorHAnsi"/>
                <w:sz w:val="22"/>
                <w:szCs w:val="22"/>
              </w:rPr>
            </w:pPr>
            <w:r w:rsidRPr="000344CF">
              <w:rPr>
                <w:rFonts w:asciiTheme="minorHAnsi" w:hAnsiTheme="minorHAnsi"/>
                <w:sz w:val="22"/>
                <w:szCs w:val="22"/>
              </w:rPr>
              <w:t>Once, the project is assigned to any staff, no other staff should be able to take any action except viewing.</w:t>
            </w:r>
          </w:p>
        </w:tc>
        <w:tc>
          <w:tcPr>
            <w:tcW w:w="162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2F22A8" w:rsidRPr="000344CF" w:rsidRDefault="002F22A8" w:rsidP="002F22A8">
            <w:pPr>
              <w:rPr>
                <w:rFonts w:asciiTheme="minorHAnsi" w:hAnsiTheme="minorHAnsi"/>
                <w:sz w:val="22"/>
                <w:szCs w:val="22"/>
              </w:rPr>
            </w:pPr>
            <w:r w:rsidRPr="000344CF">
              <w:rPr>
                <w:rFonts w:asciiTheme="minorHAnsi" w:hAnsiTheme="minorHAnsi"/>
                <w:sz w:val="22"/>
                <w:szCs w:val="22"/>
              </w:rPr>
              <w:t>Required</w:t>
            </w:r>
          </w:p>
        </w:tc>
      </w:tr>
      <w:tr w:rsidR="002F22A8" w:rsidRPr="000344CF" w:rsidTr="0056280A">
        <w:trPr>
          <w:cantSplit/>
          <w:trHeight w:val="1088"/>
        </w:trPr>
        <w:tc>
          <w:tcPr>
            <w:tcW w:w="90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sz w:val="22"/>
                <w:szCs w:val="22"/>
              </w:rPr>
              <w:t>BN21</w:t>
            </w:r>
          </w:p>
        </w:tc>
        <w:tc>
          <w:tcPr>
            <w:tcW w:w="162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2F22A8" w:rsidRPr="000344CF" w:rsidRDefault="002F22A8" w:rsidP="00B665A0">
            <w:pPr>
              <w:spacing w:after="160" w:line="259" w:lineRule="auto"/>
              <w:contextualSpacing/>
              <w:rPr>
                <w:rFonts w:asciiTheme="minorHAnsi" w:hAnsiTheme="minorHAnsi"/>
                <w:sz w:val="22"/>
                <w:szCs w:val="22"/>
              </w:rPr>
            </w:pPr>
            <w:r w:rsidRPr="000344CF">
              <w:rPr>
                <w:rFonts w:asciiTheme="minorHAnsi" w:hAnsiTheme="minorHAnsi"/>
                <w:sz w:val="22"/>
                <w:szCs w:val="22"/>
              </w:rPr>
              <w:t>History</w:t>
            </w:r>
            <w:r w:rsidR="006652A2" w:rsidRPr="000344CF">
              <w:rPr>
                <w:rFonts w:asciiTheme="minorHAnsi" w:hAnsiTheme="minorHAnsi"/>
                <w:sz w:val="22"/>
                <w:szCs w:val="22"/>
              </w:rPr>
              <w:t xml:space="preserve"> log</w:t>
            </w:r>
            <w:r w:rsidRPr="000344CF">
              <w:rPr>
                <w:rFonts w:asciiTheme="minorHAnsi" w:hAnsiTheme="minorHAnsi"/>
                <w:sz w:val="22"/>
                <w:szCs w:val="22"/>
              </w:rPr>
              <w:t xml:space="preserve"> </w:t>
            </w:r>
            <w:r w:rsidR="00B665A0" w:rsidRPr="000344CF">
              <w:rPr>
                <w:rFonts w:asciiTheme="minorHAnsi" w:hAnsiTheme="minorHAnsi"/>
                <w:sz w:val="22"/>
                <w:szCs w:val="22"/>
              </w:rPr>
              <w:t xml:space="preserve">of the </w:t>
            </w:r>
            <w:r w:rsidRPr="000344CF">
              <w:rPr>
                <w:rFonts w:asciiTheme="minorHAnsi" w:hAnsiTheme="minorHAnsi"/>
                <w:sz w:val="22"/>
                <w:szCs w:val="22"/>
              </w:rPr>
              <w:t xml:space="preserve">each </w:t>
            </w:r>
            <w:r w:rsidR="00B665A0" w:rsidRPr="000344CF">
              <w:rPr>
                <w:rFonts w:asciiTheme="minorHAnsi" w:hAnsiTheme="minorHAnsi"/>
                <w:sz w:val="22"/>
                <w:szCs w:val="22"/>
              </w:rPr>
              <w:t xml:space="preserve">transaction on the project should be maintained </w:t>
            </w:r>
            <w:r w:rsidRPr="000344CF">
              <w:rPr>
                <w:rFonts w:asciiTheme="minorHAnsi" w:hAnsiTheme="minorHAnsi"/>
                <w:sz w:val="22"/>
                <w:szCs w:val="22"/>
              </w:rPr>
              <w:t xml:space="preserve">and </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PS Users should be able to view it.</w:t>
            </w:r>
          </w:p>
        </w:tc>
        <w:tc>
          <w:tcPr>
            <w:tcW w:w="1620" w:type="dxa"/>
            <w:vAlign w:val="center"/>
          </w:tcPr>
          <w:p w:rsidR="002F22A8" w:rsidRPr="000344CF" w:rsidRDefault="002F22A8" w:rsidP="002F22A8">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2F22A8" w:rsidRPr="000344CF" w:rsidRDefault="002F22A8" w:rsidP="002F22A8">
            <w:pPr>
              <w:rPr>
                <w:rFonts w:asciiTheme="minorHAnsi" w:hAnsiTheme="minorHAnsi"/>
                <w:sz w:val="22"/>
                <w:szCs w:val="22"/>
              </w:rPr>
            </w:pPr>
            <w:r w:rsidRPr="000344CF">
              <w:rPr>
                <w:rFonts w:asciiTheme="minorHAnsi" w:hAnsiTheme="minorHAnsi"/>
                <w:sz w:val="22"/>
                <w:szCs w:val="22"/>
              </w:rPr>
              <w:t>Required</w:t>
            </w:r>
          </w:p>
        </w:tc>
      </w:tr>
      <w:tr w:rsidR="00AD48F7" w:rsidRPr="000344CF" w:rsidTr="0056280A">
        <w:trPr>
          <w:cantSplit/>
          <w:trHeight w:val="1088"/>
        </w:trPr>
        <w:tc>
          <w:tcPr>
            <w:tcW w:w="90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sz w:val="22"/>
                <w:szCs w:val="22"/>
              </w:rPr>
              <w:t>BN22</w:t>
            </w:r>
          </w:p>
        </w:tc>
        <w:tc>
          <w:tcPr>
            <w:tcW w:w="162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AD48F7" w:rsidRPr="000344CF" w:rsidRDefault="00AD48F7" w:rsidP="00AD48F7">
            <w:pPr>
              <w:spacing w:after="160" w:line="259" w:lineRule="auto"/>
              <w:contextualSpacing/>
              <w:rPr>
                <w:rFonts w:asciiTheme="minorHAnsi" w:hAnsiTheme="minorHAnsi"/>
                <w:sz w:val="22"/>
                <w:szCs w:val="22"/>
              </w:rPr>
            </w:pPr>
            <w:r w:rsidRPr="000344CF">
              <w:rPr>
                <w:rFonts w:asciiTheme="minorHAnsi" w:hAnsiTheme="minorHAnsi"/>
                <w:sz w:val="22"/>
                <w:szCs w:val="22"/>
              </w:rPr>
              <w:t>Officer should be able to assign the project or application to other staff. However, the justification should be mandatory in this case.</w:t>
            </w:r>
          </w:p>
        </w:tc>
        <w:tc>
          <w:tcPr>
            <w:tcW w:w="162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AD48F7" w:rsidRPr="000344CF" w:rsidRDefault="00AD48F7" w:rsidP="00AD48F7">
            <w:pPr>
              <w:rPr>
                <w:rFonts w:asciiTheme="minorHAnsi" w:hAnsiTheme="minorHAnsi"/>
                <w:sz w:val="22"/>
                <w:szCs w:val="22"/>
              </w:rPr>
            </w:pPr>
            <w:r w:rsidRPr="000344CF">
              <w:rPr>
                <w:rFonts w:asciiTheme="minorHAnsi" w:hAnsiTheme="minorHAnsi"/>
                <w:sz w:val="22"/>
                <w:szCs w:val="22"/>
              </w:rPr>
              <w:t>Required</w:t>
            </w:r>
          </w:p>
        </w:tc>
      </w:tr>
      <w:tr w:rsidR="00AD48F7" w:rsidRPr="000344CF" w:rsidTr="0056280A">
        <w:trPr>
          <w:cantSplit/>
          <w:trHeight w:val="1088"/>
        </w:trPr>
        <w:tc>
          <w:tcPr>
            <w:tcW w:w="90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sz w:val="22"/>
                <w:szCs w:val="22"/>
              </w:rPr>
              <w:t>BN23</w:t>
            </w:r>
          </w:p>
        </w:tc>
        <w:tc>
          <w:tcPr>
            <w:tcW w:w="162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sz w:val="22"/>
                <w:szCs w:val="22"/>
              </w:rPr>
              <w:t>Business Requirement</w:t>
            </w:r>
          </w:p>
        </w:tc>
        <w:tc>
          <w:tcPr>
            <w:tcW w:w="5490" w:type="dxa"/>
            <w:vAlign w:val="center"/>
          </w:tcPr>
          <w:p w:rsidR="00AD48F7" w:rsidRPr="000344CF" w:rsidRDefault="00AD48F7" w:rsidP="001B43D5">
            <w:pPr>
              <w:spacing w:after="160" w:line="259" w:lineRule="auto"/>
              <w:contextualSpacing/>
              <w:rPr>
                <w:rFonts w:asciiTheme="minorHAnsi" w:hAnsiTheme="minorHAnsi"/>
                <w:sz w:val="22"/>
                <w:szCs w:val="22"/>
              </w:rPr>
            </w:pPr>
            <w:r w:rsidRPr="000344CF">
              <w:rPr>
                <w:rFonts w:asciiTheme="minorHAnsi" w:hAnsiTheme="minorHAnsi"/>
                <w:sz w:val="22"/>
                <w:szCs w:val="22"/>
              </w:rPr>
              <w:t xml:space="preserve">User with Admin access would not </w:t>
            </w:r>
            <w:r w:rsidR="005D3A12" w:rsidRPr="000344CF">
              <w:rPr>
                <w:rFonts w:asciiTheme="minorHAnsi" w:hAnsiTheme="minorHAnsi"/>
                <w:sz w:val="22"/>
                <w:szCs w:val="22"/>
              </w:rPr>
              <w:t>need</w:t>
            </w:r>
            <w:r w:rsidRPr="000344CF">
              <w:rPr>
                <w:rFonts w:asciiTheme="minorHAnsi" w:hAnsiTheme="minorHAnsi"/>
                <w:sz w:val="22"/>
                <w:szCs w:val="22"/>
              </w:rPr>
              <w:t xml:space="preserve"> justification to assign</w:t>
            </w:r>
            <w:r w:rsidR="001B43D5" w:rsidRPr="000344CF">
              <w:rPr>
                <w:rFonts w:asciiTheme="minorHAnsi" w:hAnsiTheme="minorHAnsi"/>
                <w:sz w:val="22"/>
                <w:szCs w:val="22"/>
              </w:rPr>
              <w:t>/reassign</w:t>
            </w:r>
            <w:r w:rsidRPr="000344CF">
              <w:rPr>
                <w:rFonts w:asciiTheme="minorHAnsi" w:hAnsiTheme="minorHAnsi"/>
                <w:sz w:val="22"/>
                <w:szCs w:val="22"/>
              </w:rPr>
              <w:t xml:space="preserve"> project to any staff.</w:t>
            </w:r>
          </w:p>
        </w:tc>
        <w:tc>
          <w:tcPr>
            <w:tcW w:w="1620" w:type="dxa"/>
            <w:vAlign w:val="center"/>
          </w:tcPr>
          <w:p w:rsidR="00AD48F7" w:rsidRPr="000344CF" w:rsidRDefault="00AD48F7" w:rsidP="00AD48F7">
            <w:pPr>
              <w:jc w:val="center"/>
              <w:rPr>
                <w:rFonts w:asciiTheme="minorHAnsi" w:hAnsiTheme="minorHAnsi"/>
                <w:sz w:val="22"/>
                <w:szCs w:val="22"/>
              </w:rPr>
            </w:pPr>
            <w:r w:rsidRPr="000344CF">
              <w:rPr>
                <w:rFonts w:asciiTheme="minorHAnsi" w:hAnsiTheme="minorHAnsi" w:cstheme="minorBidi"/>
                <w:i/>
                <w:iCs/>
                <w:sz w:val="22"/>
                <w:szCs w:val="22"/>
              </w:rPr>
              <w:t>Essential</w:t>
            </w:r>
          </w:p>
        </w:tc>
        <w:tc>
          <w:tcPr>
            <w:tcW w:w="1080" w:type="dxa"/>
            <w:vAlign w:val="center"/>
          </w:tcPr>
          <w:p w:rsidR="00AD48F7" w:rsidRPr="000344CF" w:rsidRDefault="00AD48F7" w:rsidP="00AD48F7">
            <w:pPr>
              <w:rPr>
                <w:rFonts w:asciiTheme="minorHAnsi" w:hAnsiTheme="minorHAnsi"/>
                <w:sz w:val="22"/>
                <w:szCs w:val="22"/>
              </w:rPr>
            </w:pPr>
            <w:r w:rsidRPr="000344CF">
              <w:rPr>
                <w:rFonts w:asciiTheme="minorHAnsi" w:hAnsiTheme="minorHAnsi"/>
                <w:sz w:val="22"/>
                <w:szCs w:val="22"/>
              </w:rPr>
              <w:t>Required</w:t>
            </w:r>
          </w:p>
        </w:tc>
      </w:tr>
    </w:tbl>
    <w:p w:rsidR="002F06D8" w:rsidRPr="000344CF" w:rsidRDefault="002F06D8" w:rsidP="002F06D8">
      <w:pPr>
        <w:pStyle w:val="Heading2"/>
        <w:rPr>
          <w:rFonts w:asciiTheme="minorHAnsi" w:hAnsiTheme="minorHAnsi"/>
          <w:sz w:val="22"/>
          <w:szCs w:val="22"/>
        </w:rPr>
      </w:pPr>
      <w:bookmarkStart w:id="66" w:name="_Birth_Notification_Workflow"/>
      <w:bookmarkStart w:id="67" w:name="_Medical_Committee_Workflow"/>
      <w:bookmarkStart w:id="68" w:name="_Notifications_/_Alerts"/>
      <w:bookmarkStart w:id="69" w:name="_Toc343083760"/>
      <w:bookmarkStart w:id="70" w:name="_Toc499462408"/>
      <w:bookmarkStart w:id="71" w:name="_Toc14337140"/>
      <w:bookmarkEnd w:id="66"/>
      <w:bookmarkEnd w:id="67"/>
      <w:bookmarkEnd w:id="68"/>
      <w:r w:rsidRPr="000344CF">
        <w:rPr>
          <w:rFonts w:asciiTheme="minorHAnsi" w:hAnsiTheme="minorHAnsi"/>
          <w:sz w:val="22"/>
          <w:szCs w:val="22"/>
        </w:rPr>
        <w:t>Business Rules</w:t>
      </w:r>
      <w:bookmarkEnd w:id="69"/>
      <w:bookmarkEnd w:id="70"/>
      <w:r w:rsidR="000F6E93" w:rsidRPr="000344CF">
        <w:rPr>
          <w:rFonts w:asciiTheme="minorHAnsi" w:hAnsiTheme="minorHAnsi"/>
          <w:sz w:val="22"/>
          <w:szCs w:val="22"/>
        </w:rPr>
        <w:t xml:space="preserve"> </w:t>
      </w:r>
      <w:r w:rsidR="000F6E93" w:rsidRPr="000344CF">
        <w:rPr>
          <w:rFonts w:asciiTheme="minorHAnsi" w:hAnsiTheme="minorHAnsi"/>
          <w:b w:val="0"/>
          <w:bCs w:val="0"/>
          <w:sz w:val="22"/>
          <w:szCs w:val="22"/>
          <w:u w:val="single"/>
        </w:rPr>
        <w:t>[manual tasks will be out of scope of this project]</w:t>
      </w:r>
      <w:bookmarkEnd w:id="71"/>
    </w:p>
    <w:p w:rsidR="002F06D8" w:rsidRPr="000344CF" w:rsidRDefault="002F06D8" w:rsidP="002F06D8">
      <w:pPr>
        <w:rPr>
          <w:rFonts w:asciiTheme="minorHAnsi" w:hAnsiTheme="minorHAnsi"/>
          <w:sz w:val="22"/>
          <w:szCs w:val="22"/>
        </w:rPr>
      </w:pPr>
    </w:p>
    <w:tbl>
      <w:tblPr>
        <w:tblW w:w="10530"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5"/>
        <w:gridCol w:w="1561"/>
        <w:gridCol w:w="8164"/>
      </w:tblGrid>
      <w:tr w:rsidR="002F06D8" w:rsidRPr="000344CF" w:rsidTr="002D5822">
        <w:trPr>
          <w:cantSplit/>
          <w:trHeight w:val="443"/>
          <w:tblHeader/>
        </w:trPr>
        <w:tc>
          <w:tcPr>
            <w:tcW w:w="805"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rPr>
                <w:rFonts w:asciiTheme="minorHAnsi" w:hAnsiTheme="minorHAnsi"/>
                <w:b/>
                <w:sz w:val="22"/>
                <w:szCs w:val="22"/>
              </w:rPr>
            </w:pPr>
            <w:r w:rsidRPr="000344CF">
              <w:rPr>
                <w:rFonts w:asciiTheme="minorHAnsi" w:hAnsiTheme="minorHAnsi"/>
                <w:b/>
                <w:sz w:val="22"/>
                <w:szCs w:val="22"/>
              </w:rPr>
              <w:t>Sr. No.</w:t>
            </w:r>
          </w:p>
        </w:tc>
        <w:tc>
          <w:tcPr>
            <w:tcW w:w="1561"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Requirement Level</w:t>
            </w:r>
          </w:p>
        </w:tc>
        <w:tc>
          <w:tcPr>
            <w:tcW w:w="8164" w:type="dxa"/>
            <w:tcBorders>
              <w:top w:val="single" w:sz="4" w:space="0" w:color="auto"/>
              <w:left w:val="single" w:sz="4" w:space="0" w:color="auto"/>
              <w:bottom w:val="single" w:sz="4" w:space="0" w:color="auto"/>
              <w:right w:val="single" w:sz="4" w:space="0" w:color="auto"/>
            </w:tcBorders>
            <w:shd w:val="clear" w:color="auto" w:fill="D9D9D9"/>
            <w:vAlign w:val="center"/>
          </w:tcPr>
          <w:p w:rsidR="002F06D8" w:rsidRPr="000344CF" w:rsidRDefault="002F06D8" w:rsidP="00374397">
            <w:pPr>
              <w:jc w:val="center"/>
              <w:rPr>
                <w:rFonts w:asciiTheme="minorHAnsi" w:hAnsiTheme="minorHAnsi"/>
                <w:b/>
                <w:sz w:val="22"/>
                <w:szCs w:val="22"/>
              </w:rPr>
            </w:pPr>
            <w:r w:rsidRPr="000344CF">
              <w:rPr>
                <w:rFonts w:asciiTheme="minorHAnsi" w:hAnsiTheme="minorHAnsi"/>
                <w:b/>
                <w:sz w:val="22"/>
                <w:szCs w:val="22"/>
              </w:rPr>
              <w:t>Requirements Description</w:t>
            </w:r>
          </w:p>
        </w:tc>
      </w:tr>
      <w:tr w:rsidR="0004464B" w:rsidRPr="000344CF" w:rsidTr="002D5822">
        <w:trPr>
          <w:cantSplit/>
          <w:trHeight w:val="575"/>
        </w:trPr>
        <w:tc>
          <w:tcPr>
            <w:tcW w:w="805" w:type="dxa"/>
            <w:vAlign w:val="center"/>
          </w:tcPr>
          <w:p w:rsidR="0004464B" w:rsidRPr="000344CF" w:rsidRDefault="00C70B93" w:rsidP="0004464B">
            <w:pPr>
              <w:rPr>
                <w:rFonts w:asciiTheme="minorHAnsi" w:hAnsiTheme="minorHAnsi"/>
                <w:sz w:val="22"/>
                <w:szCs w:val="22"/>
              </w:rPr>
            </w:pPr>
            <w:r w:rsidRPr="000344CF">
              <w:rPr>
                <w:rFonts w:asciiTheme="minorHAnsi" w:hAnsiTheme="minorHAnsi"/>
                <w:sz w:val="22"/>
                <w:szCs w:val="22"/>
              </w:rPr>
              <w:t>1</w:t>
            </w:r>
            <w:r w:rsidR="0004464B" w:rsidRPr="000344CF">
              <w:rPr>
                <w:rFonts w:asciiTheme="minorHAnsi" w:hAnsiTheme="minorHAnsi"/>
                <w:sz w:val="22"/>
                <w:szCs w:val="22"/>
              </w:rPr>
              <w:t>.</w:t>
            </w:r>
          </w:p>
        </w:tc>
        <w:tc>
          <w:tcPr>
            <w:tcW w:w="1561" w:type="dxa"/>
            <w:vAlign w:val="center"/>
          </w:tcPr>
          <w:p w:rsidR="0004464B" w:rsidRPr="000344CF" w:rsidRDefault="0004464B" w:rsidP="0004464B">
            <w:pPr>
              <w:rPr>
                <w:rFonts w:asciiTheme="minorHAnsi" w:hAnsiTheme="minorHAnsi"/>
                <w:sz w:val="22"/>
                <w:szCs w:val="22"/>
              </w:rPr>
            </w:pPr>
            <w:r w:rsidRPr="000344CF">
              <w:rPr>
                <w:rFonts w:asciiTheme="minorHAnsi" w:hAnsiTheme="minorHAnsi"/>
                <w:sz w:val="22"/>
                <w:szCs w:val="22"/>
              </w:rPr>
              <w:t xml:space="preserve">Essential </w:t>
            </w:r>
          </w:p>
        </w:tc>
        <w:tc>
          <w:tcPr>
            <w:tcW w:w="8164" w:type="dxa"/>
            <w:vAlign w:val="center"/>
          </w:tcPr>
          <w:p w:rsidR="0004464B" w:rsidRPr="000344CF" w:rsidRDefault="00BB2937" w:rsidP="00BB2937">
            <w:pPr>
              <w:rPr>
                <w:rFonts w:asciiTheme="minorHAnsi" w:hAnsiTheme="minorHAnsi"/>
                <w:sz w:val="22"/>
                <w:szCs w:val="22"/>
              </w:rPr>
            </w:pPr>
            <w:r>
              <w:rPr>
                <w:rFonts w:asciiTheme="minorHAnsi" w:hAnsiTheme="minorHAnsi"/>
                <w:sz w:val="22"/>
                <w:szCs w:val="22"/>
              </w:rPr>
              <w:t>External u</w:t>
            </w:r>
            <w:r w:rsidR="006A4E37" w:rsidRPr="000344CF">
              <w:rPr>
                <w:rFonts w:asciiTheme="minorHAnsi" w:hAnsiTheme="minorHAnsi"/>
                <w:sz w:val="22"/>
                <w:szCs w:val="22"/>
              </w:rPr>
              <w:t xml:space="preserve">ser should register with </w:t>
            </w:r>
            <w:proofErr w:type="spellStart"/>
            <w:r w:rsidR="006A4E37" w:rsidRPr="000344CF">
              <w:rPr>
                <w:rFonts w:asciiTheme="minorHAnsi" w:hAnsiTheme="minorHAnsi"/>
                <w:sz w:val="22"/>
                <w:szCs w:val="22"/>
              </w:rPr>
              <w:t>DoH</w:t>
            </w:r>
            <w:proofErr w:type="spellEnd"/>
            <w:r w:rsidR="006A4E37" w:rsidRPr="000344CF">
              <w:rPr>
                <w:rFonts w:asciiTheme="minorHAnsi" w:hAnsiTheme="minorHAnsi"/>
                <w:sz w:val="22"/>
                <w:szCs w:val="22"/>
              </w:rPr>
              <w:t xml:space="preserve"> to submit the request.</w:t>
            </w:r>
          </w:p>
        </w:tc>
      </w:tr>
      <w:tr w:rsidR="0004464B" w:rsidRPr="000344CF" w:rsidTr="002D5822">
        <w:trPr>
          <w:cantSplit/>
          <w:trHeight w:val="575"/>
        </w:trPr>
        <w:tc>
          <w:tcPr>
            <w:tcW w:w="805" w:type="dxa"/>
            <w:vAlign w:val="center"/>
          </w:tcPr>
          <w:p w:rsidR="0004464B" w:rsidRPr="000344CF" w:rsidRDefault="00C70B93" w:rsidP="0004464B">
            <w:pPr>
              <w:rPr>
                <w:rFonts w:asciiTheme="minorHAnsi" w:hAnsiTheme="minorHAnsi"/>
                <w:sz w:val="22"/>
                <w:szCs w:val="22"/>
              </w:rPr>
            </w:pPr>
            <w:r w:rsidRPr="000344CF">
              <w:rPr>
                <w:rFonts w:asciiTheme="minorHAnsi" w:hAnsiTheme="minorHAnsi"/>
                <w:sz w:val="22"/>
                <w:szCs w:val="22"/>
              </w:rPr>
              <w:t>2</w:t>
            </w:r>
            <w:r w:rsidR="0004464B" w:rsidRPr="000344CF">
              <w:rPr>
                <w:rFonts w:asciiTheme="minorHAnsi" w:hAnsiTheme="minorHAnsi"/>
                <w:sz w:val="22"/>
                <w:szCs w:val="22"/>
              </w:rPr>
              <w:t>.</w:t>
            </w:r>
          </w:p>
        </w:tc>
        <w:tc>
          <w:tcPr>
            <w:tcW w:w="1561" w:type="dxa"/>
            <w:vAlign w:val="center"/>
          </w:tcPr>
          <w:p w:rsidR="0004464B" w:rsidRPr="000344CF" w:rsidRDefault="0004464B" w:rsidP="0004464B">
            <w:pPr>
              <w:rPr>
                <w:rFonts w:asciiTheme="minorHAnsi" w:hAnsiTheme="minorHAnsi"/>
                <w:sz w:val="22"/>
                <w:szCs w:val="22"/>
              </w:rPr>
            </w:pPr>
            <w:r w:rsidRPr="000344CF">
              <w:rPr>
                <w:rFonts w:asciiTheme="minorHAnsi" w:hAnsiTheme="minorHAnsi"/>
                <w:sz w:val="22"/>
                <w:szCs w:val="22"/>
              </w:rPr>
              <w:t xml:space="preserve">Essential </w:t>
            </w:r>
          </w:p>
        </w:tc>
        <w:tc>
          <w:tcPr>
            <w:tcW w:w="8164" w:type="dxa"/>
            <w:vAlign w:val="center"/>
          </w:tcPr>
          <w:p w:rsidR="0004464B" w:rsidRPr="000344CF" w:rsidRDefault="006A4E37" w:rsidP="006A4E37">
            <w:pPr>
              <w:rPr>
                <w:rFonts w:asciiTheme="minorHAnsi" w:hAnsiTheme="minorHAnsi"/>
                <w:sz w:val="22"/>
                <w:szCs w:val="22"/>
              </w:rPr>
            </w:pPr>
            <w:r w:rsidRPr="000344CF">
              <w:rPr>
                <w:rFonts w:asciiTheme="minorHAnsi" w:hAnsiTheme="minorHAnsi"/>
                <w:sz w:val="22"/>
                <w:szCs w:val="22"/>
              </w:rPr>
              <w:t>Internal u</w:t>
            </w:r>
            <w:r w:rsidR="009D378E" w:rsidRPr="000344CF">
              <w:rPr>
                <w:rFonts w:asciiTheme="minorHAnsi" w:hAnsiTheme="minorHAnsi"/>
                <w:sz w:val="22"/>
                <w:szCs w:val="22"/>
              </w:rPr>
              <w:t>ser</w:t>
            </w:r>
            <w:r w:rsidRPr="000344CF">
              <w:rPr>
                <w:rFonts w:asciiTheme="minorHAnsi" w:hAnsiTheme="minorHAnsi"/>
                <w:sz w:val="22"/>
                <w:szCs w:val="22"/>
              </w:rPr>
              <w:t>s</w:t>
            </w:r>
            <w:r w:rsidR="009D378E" w:rsidRPr="000344CF">
              <w:rPr>
                <w:rFonts w:asciiTheme="minorHAnsi" w:hAnsiTheme="minorHAnsi"/>
                <w:sz w:val="22"/>
                <w:szCs w:val="22"/>
              </w:rPr>
              <w:t xml:space="preserve"> should have access to submit the </w:t>
            </w:r>
            <w:r w:rsidRPr="000344CF">
              <w:rPr>
                <w:rFonts w:asciiTheme="minorHAnsi" w:hAnsiTheme="minorHAnsi"/>
                <w:sz w:val="22"/>
                <w:szCs w:val="22"/>
              </w:rPr>
              <w:t>requests</w:t>
            </w:r>
            <w:r w:rsidR="009D378E" w:rsidRPr="000344CF">
              <w:rPr>
                <w:rFonts w:asciiTheme="minorHAnsi" w:hAnsiTheme="minorHAnsi"/>
                <w:sz w:val="22"/>
                <w:szCs w:val="22"/>
              </w:rPr>
              <w:t>.</w:t>
            </w:r>
          </w:p>
        </w:tc>
      </w:tr>
      <w:tr w:rsidR="0004464B" w:rsidRPr="000344CF" w:rsidTr="002D5822">
        <w:trPr>
          <w:cantSplit/>
          <w:trHeight w:val="575"/>
        </w:trPr>
        <w:tc>
          <w:tcPr>
            <w:tcW w:w="805" w:type="dxa"/>
            <w:vAlign w:val="center"/>
          </w:tcPr>
          <w:p w:rsidR="0004464B" w:rsidRPr="000344CF" w:rsidRDefault="00C70B93" w:rsidP="0004464B">
            <w:pPr>
              <w:rPr>
                <w:rFonts w:asciiTheme="minorHAnsi" w:hAnsiTheme="minorHAnsi"/>
                <w:sz w:val="22"/>
                <w:szCs w:val="22"/>
              </w:rPr>
            </w:pPr>
            <w:r w:rsidRPr="000344CF">
              <w:rPr>
                <w:rFonts w:asciiTheme="minorHAnsi" w:hAnsiTheme="minorHAnsi"/>
                <w:sz w:val="22"/>
                <w:szCs w:val="22"/>
              </w:rPr>
              <w:t>3</w:t>
            </w:r>
            <w:r w:rsidR="0004464B" w:rsidRPr="000344CF">
              <w:rPr>
                <w:rFonts w:asciiTheme="minorHAnsi" w:hAnsiTheme="minorHAnsi"/>
                <w:sz w:val="22"/>
                <w:szCs w:val="22"/>
              </w:rPr>
              <w:t>.</w:t>
            </w:r>
          </w:p>
        </w:tc>
        <w:tc>
          <w:tcPr>
            <w:tcW w:w="1561" w:type="dxa"/>
            <w:vAlign w:val="center"/>
          </w:tcPr>
          <w:p w:rsidR="0004464B" w:rsidRPr="000344CF" w:rsidRDefault="0004464B" w:rsidP="0004464B">
            <w:pPr>
              <w:rPr>
                <w:rFonts w:asciiTheme="minorHAnsi" w:hAnsiTheme="minorHAnsi"/>
                <w:sz w:val="22"/>
                <w:szCs w:val="22"/>
              </w:rPr>
            </w:pPr>
            <w:r w:rsidRPr="000344CF">
              <w:rPr>
                <w:rFonts w:asciiTheme="minorHAnsi" w:hAnsiTheme="minorHAnsi"/>
                <w:sz w:val="22"/>
                <w:szCs w:val="22"/>
              </w:rPr>
              <w:t xml:space="preserve">Essential </w:t>
            </w:r>
          </w:p>
        </w:tc>
        <w:tc>
          <w:tcPr>
            <w:tcW w:w="8164" w:type="dxa"/>
            <w:vAlign w:val="center"/>
          </w:tcPr>
          <w:p w:rsidR="0004464B" w:rsidRPr="000344CF" w:rsidRDefault="006A4E37" w:rsidP="005D6B4F">
            <w:pPr>
              <w:rPr>
                <w:rFonts w:asciiTheme="minorHAnsi" w:hAnsiTheme="minorHAnsi"/>
                <w:sz w:val="22"/>
                <w:szCs w:val="22"/>
              </w:rPr>
            </w:pPr>
            <w:r w:rsidRPr="000344CF">
              <w:rPr>
                <w:rFonts w:asciiTheme="minorHAnsi" w:hAnsiTheme="minorHAnsi"/>
                <w:sz w:val="22"/>
                <w:szCs w:val="22"/>
              </w:rPr>
              <w:t>Request ID format: PS/</w:t>
            </w:r>
            <w:r w:rsidR="003F1578" w:rsidRPr="000344CF">
              <w:rPr>
                <w:rFonts w:asciiTheme="minorHAnsi" w:hAnsiTheme="minorHAnsi"/>
                <w:sz w:val="22"/>
                <w:szCs w:val="22"/>
              </w:rPr>
              <w:t>REQ/</w:t>
            </w:r>
            <w:r w:rsidRPr="000344CF">
              <w:rPr>
                <w:rFonts w:asciiTheme="minorHAnsi" w:hAnsiTheme="minorHAnsi"/>
                <w:sz w:val="22"/>
                <w:szCs w:val="22"/>
              </w:rPr>
              <w:t>XXXXXX/</w:t>
            </w:r>
            <w:r w:rsidR="005D6B4F" w:rsidRPr="000344CF">
              <w:rPr>
                <w:rFonts w:asciiTheme="minorHAnsi" w:hAnsiTheme="minorHAnsi"/>
                <w:sz w:val="22"/>
                <w:szCs w:val="22"/>
              </w:rPr>
              <w:t>YYYY</w:t>
            </w:r>
          </w:p>
        </w:tc>
      </w:tr>
      <w:tr w:rsidR="00C70B93" w:rsidRPr="000344CF" w:rsidTr="002D5822">
        <w:trPr>
          <w:cantSplit/>
          <w:trHeight w:val="575"/>
        </w:trPr>
        <w:tc>
          <w:tcPr>
            <w:tcW w:w="805" w:type="dxa"/>
            <w:vAlign w:val="center"/>
          </w:tcPr>
          <w:p w:rsidR="00C70B93" w:rsidRPr="000344CF" w:rsidRDefault="00C70B93" w:rsidP="0004464B">
            <w:pPr>
              <w:rPr>
                <w:rFonts w:asciiTheme="minorHAnsi" w:hAnsiTheme="minorHAnsi"/>
                <w:sz w:val="22"/>
                <w:szCs w:val="22"/>
              </w:rPr>
            </w:pPr>
            <w:r w:rsidRPr="000344CF">
              <w:rPr>
                <w:rFonts w:asciiTheme="minorHAnsi" w:hAnsiTheme="minorHAnsi"/>
                <w:sz w:val="22"/>
                <w:szCs w:val="22"/>
              </w:rPr>
              <w:lastRenderedPageBreak/>
              <w:t>4.</w:t>
            </w:r>
          </w:p>
        </w:tc>
        <w:tc>
          <w:tcPr>
            <w:tcW w:w="1561" w:type="dxa"/>
            <w:vAlign w:val="center"/>
          </w:tcPr>
          <w:p w:rsidR="00C70B93" w:rsidRPr="000344CF" w:rsidRDefault="00C70B93" w:rsidP="0004464B">
            <w:pPr>
              <w:rPr>
                <w:rFonts w:asciiTheme="minorHAnsi" w:hAnsiTheme="minorHAnsi"/>
                <w:sz w:val="22"/>
                <w:szCs w:val="22"/>
              </w:rPr>
            </w:pPr>
            <w:r w:rsidRPr="000344CF">
              <w:rPr>
                <w:rFonts w:asciiTheme="minorHAnsi" w:hAnsiTheme="minorHAnsi"/>
                <w:sz w:val="22"/>
                <w:szCs w:val="22"/>
              </w:rPr>
              <w:t>Essential</w:t>
            </w:r>
          </w:p>
        </w:tc>
        <w:tc>
          <w:tcPr>
            <w:tcW w:w="8164" w:type="dxa"/>
            <w:vAlign w:val="center"/>
          </w:tcPr>
          <w:p w:rsidR="00C70B93" w:rsidRPr="000344CF" w:rsidRDefault="006A4E37" w:rsidP="006A4E37">
            <w:pPr>
              <w:rPr>
                <w:rFonts w:asciiTheme="minorHAnsi" w:hAnsiTheme="minorHAnsi"/>
                <w:sz w:val="22"/>
                <w:szCs w:val="22"/>
              </w:rPr>
            </w:pPr>
            <w:r w:rsidRPr="000344CF">
              <w:rPr>
                <w:rFonts w:asciiTheme="minorHAnsi" w:hAnsiTheme="minorHAnsi"/>
                <w:sz w:val="22"/>
                <w:szCs w:val="22"/>
              </w:rPr>
              <w:t>Request should have option to be linked with existing project.</w:t>
            </w:r>
          </w:p>
        </w:tc>
      </w:tr>
      <w:tr w:rsidR="0046684B" w:rsidRPr="000344CF" w:rsidTr="002D5822">
        <w:trPr>
          <w:cantSplit/>
          <w:trHeight w:val="575"/>
        </w:trPr>
        <w:tc>
          <w:tcPr>
            <w:tcW w:w="805" w:type="dxa"/>
            <w:vAlign w:val="center"/>
          </w:tcPr>
          <w:p w:rsidR="0046684B" w:rsidRPr="000344CF" w:rsidRDefault="0046684B" w:rsidP="0046684B">
            <w:pPr>
              <w:rPr>
                <w:rFonts w:asciiTheme="minorHAnsi" w:hAnsiTheme="minorHAnsi"/>
                <w:sz w:val="22"/>
                <w:szCs w:val="22"/>
              </w:rPr>
            </w:pPr>
            <w:r w:rsidRPr="000344CF">
              <w:rPr>
                <w:rFonts w:asciiTheme="minorHAnsi" w:hAnsiTheme="minorHAnsi"/>
                <w:sz w:val="22"/>
                <w:szCs w:val="22"/>
              </w:rPr>
              <w:t>5.</w:t>
            </w:r>
          </w:p>
        </w:tc>
        <w:tc>
          <w:tcPr>
            <w:tcW w:w="1561" w:type="dxa"/>
            <w:vAlign w:val="center"/>
          </w:tcPr>
          <w:p w:rsidR="0046684B" w:rsidRPr="000344CF" w:rsidRDefault="0046684B" w:rsidP="0046684B">
            <w:pPr>
              <w:rPr>
                <w:rFonts w:asciiTheme="minorHAnsi" w:hAnsiTheme="minorHAnsi"/>
                <w:sz w:val="22"/>
                <w:szCs w:val="22"/>
              </w:rPr>
            </w:pPr>
            <w:r w:rsidRPr="000344CF">
              <w:rPr>
                <w:rFonts w:asciiTheme="minorHAnsi" w:hAnsiTheme="minorHAnsi"/>
                <w:sz w:val="22"/>
                <w:szCs w:val="22"/>
              </w:rPr>
              <w:t>Essential</w:t>
            </w:r>
          </w:p>
        </w:tc>
        <w:tc>
          <w:tcPr>
            <w:tcW w:w="8164" w:type="dxa"/>
            <w:vAlign w:val="center"/>
          </w:tcPr>
          <w:p w:rsidR="0046684B" w:rsidRPr="000344CF" w:rsidRDefault="006A4E37" w:rsidP="0046684B">
            <w:pPr>
              <w:rPr>
                <w:rFonts w:asciiTheme="minorHAnsi" w:hAnsiTheme="minorHAnsi"/>
                <w:sz w:val="22"/>
                <w:szCs w:val="22"/>
              </w:rPr>
            </w:pPr>
            <w:r w:rsidRPr="000344CF">
              <w:rPr>
                <w:rFonts w:asciiTheme="minorHAnsi" w:hAnsiTheme="minorHAnsi"/>
                <w:sz w:val="22"/>
                <w:szCs w:val="22"/>
              </w:rPr>
              <w:t>Once the project is closed, all related requests should be closed automatically with email notification to requestors.</w:t>
            </w:r>
          </w:p>
        </w:tc>
      </w:tr>
      <w:tr w:rsidR="002D5822" w:rsidRPr="000344CF" w:rsidTr="00C2467C">
        <w:trPr>
          <w:cantSplit/>
          <w:trHeight w:val="575"/>
        </w:trPr>
        <w:tc>
          <w:tcPr>
            <w:tcW w:w="805" w:type="dxa"/>
            <w:shd w:val="clear" w:color="auto" w:fill="auto"/>
            <w:vAlign w:val="center"/>
          </w:tcPr>
          <w:p w:rsidR="002D5822" w:rsidRPr="000344CF" w:rsidRDefault="002D5822" w:rsidP="002D5822">
            <w:pPr>
              <w:rPr>
                <w:rFonts w:asciiTheme="minorHAnsi" w:hAnsiTheme="minorHAnsi"/>
                <w:sz w:val="22"/>
                <w:szCs w:val="22"/>
              </w:rPr>
            </w:pPr>
            <w:r w:rsidRPr="000344CF">
              <w:rPr>
                <w:rFonts w:asciiTheme="minorHAnsi" w:hAnsiTheme="minorHAnsi"/>
                <w:sz w:val="22"/>
                <w:szCs w:val="22"/>
              </w:rPr>
              <w:t>6.</w:t>
            </w:r>
          </w:p>
        </w:tc>
        <w:tc>
          <w:tcPr>
            <w:tcW w:w="1561" w:type="dxa"/>
            <w:shd w:val="clear" w:color="auto" w:fill="auto"/>
            <w:vAlign w:val="center"/>
          </w:tcPr>
          <w:p w:rsidR="002D5822" w:rsidRPr="000344CF" w:rsidRDefault="002D5822" w:rsidP="002D5822">
            <w:pPr>
              <w:rPr>
                <w:rFonts w:asciiTheme="minorHAnsi" w:hAnsiTheme="minorHAnsi"/>
                <w:sz w:val="22"/>
                <w:szCs w:val="22"/>
              </w:rPr>
            </w:pPr>
            <w:r w:rsidRPr="000344CF">
              <w:rPr>
                <w:rFonts w:asciiTheme="minorHAnsi" w:hAnsiTheme="minorHAnsi"/>
                <w:sz w:val="22"/>
                <w:szCs w:val="22"/>
              </w:rPr>
              <w:t>Essential</w:t>
            </w:r>
          </w:p>
        </w:tc>
        <w:tc>
          <w:tcPr>
            <w:tcW w:w="8164" w:type="dxa"/>
            <w:shd w:val="clear" w:color="auto" w:fill="auto"/>
            <w:vAlign w:val="center"/>
          </w:tcPr>
          <w:p w:rsidR="002D5822" w:rsidRPr="000344CF" w:rsidRDefault="002D5822" w:rsidP="002D5822">
            <w:pPr>
              <w:rPr>
                <w:rFonts w:asciiTheme="minorHAnsi" w:hAnsiTheme="minorHAnsi"/>
                <w:sz w:val="22"/>
                <w:szCs w:val="22"/>
              </w:rPr>
            </w:pPr>
            <w:r w:rsidRPr="000344CF">
              <w:rPr>
                <w:rFonts w:asciiTheme="minorHAnsi" w:hAnsiTheme="minorHAnsi"/>
                <w:sz w:val="22"/>
                <w:szCs w:val="22"/>
              </w:rPr>
              <w:t>Project ID reference format: PS/PRJ/XXXXXX/YYYY</w:t>
            </w:r>
          </w:p>
        </w:tc>
      </w:tr>
      <w:tr w:rsidR="00125F38" w:rsidRPr="000344CF" w:rsidTr="00C2467C">
        <w:trPr>
          <w:cantSplit/>
          <w:trHeight w:val="575"/>
        </w:trPr>
        <w:tc>
          <w:tcPr>
            <w:tcW w:w="805" w:type="dxa"/>
            <w:shd w:val="clear" w:color="auto" w:fill="auto"/>
            <w:vAlign w:val="center"/>
          </w:tcPr>
          <w:p w:rsidR="00125F38" w:rsidRPr="000344CF" w:rsidRDefault="00125F38" w:rsidP="00125F38">
            <w:pPr>
              <w:rPr>
                <w:rFonts w:asciiTheme="minorHAnsi" w:hAnsiTheme="minorHAnsi"/>
                <w:sz w:val="22"/>
                <w:szCs w:val="22"/>
              </w:rPr>
            </w:pPr>
            <w:r w:rsidRPr="000344CF">
              <w:rPr>
                <w:rFonts w:asciiTheme="minorHAnsi" w:hAnsiTheme="minorHAnsi"/>
                <w:sz w:val="22"/>
                <w:szCs w:val="22"/>
              </w:rPr>
              <w:t>7.</w:t>
            </w:r>
          </w:p>
        </w:tc>
        <w:tc>
          <w:tcPr>
            <w:tcW w:w="1561" w:type="dxa"/>
            <w:shd w:val="clear" w:color="auto" w:fill="auto"/>
            <w:vAlign w:val="center"/>
          </w:tcPr>
          <w:p w:rsidR="00125F38" w:rsidRPr="000344CF" w:rsidRDefault="00125F38" w:rsidP="00125F38">
            <w:pPr>
              <w:rPr>
                <w:rFonts w:asciiTheme="minorHAnsi" w:hAnsiTheme="minorHAnsi"/>
                <w:sz w:val="22"/>
                <w:szCs w:val="22"/>
              </w:rPr>
            </w:pPr>
            <w:r w:rsidRPr="000344CF">
              <w:rPr>
                <w:rFonts w:asciiTheme="minorHAnsi" w:hAnsiTheme="minorHAnsi"/>
                <w:sz w:val="22"/>
                <w:szCs w:val="22"/>
              </w:rPr>
              <w:t>Essential</w:t>
            </w:r>
          </w:p>
        </w:tc>
        <w:tc>
          <w:tcPr>
            <w:tcW w:w="8164" w:type="dxa"/>
            <w:shd w:val="clear" w:color="auto" w:fill="auto"/>
            <w:vAlign w:val="center"/>
          </w:tcPr>
          <w:p w:rsidR="00125F38" w:rsidRPr="000344CF" w:rsidRDefault="00125F38" w:rsidP="00125F38">
            <w:pPr>
              <w:rPr>
                <w:rFonts w:asciiTheme="minorHAnsi" w:hAnsiTheme="minorHAnsi"/>
                <w:sz w:val="22"/>
                <w:szCs w:val="22"/>
              </w:rPr>
            </w:pPr>
            <w:r w:rsidRPr="000344CF">
              <w:rPr>
                <w:rFonts w:asciiTheme="minorHAnsi" w:hAnsiTheme="minorHAnsi"/>
                <w:sz w:val="22"/>
                <w:szCs w:val="22"/>
              </w:rPr>
              <w:t>Application should be marked as Cancelled if it is kept in “Save as Draft” for more than 30 days.</w:t>
            </w:r>
          </w:p>
        </w:tc>
      </w:tr>
      <w:tr w:rsidR="008513D7" w:rsidRPr="000344CF" w:rsidTr="00C2467C">
        <w:trPr>
          <w:cantSplit/>
          <w:trHeight w:val="575"/>
        </w:trPr>
        <w:tc>
          <w:tcPr>
            <w:tcW w:w="805" w:type="dxa"/>
            <w:shd w:val="clear" w:color="auto" w:fill="auto"/>
            <w:vAlign w:val="center"/>
          </w:tcPr>
          <w:p w:rsidR="008513D7" w:rsidRPr="000344CF" w:rsidRDefault="008513D7" w:rsidP="00125F38">
            <w:pPr>
              <w:rPr>
                <w:rFonts w:asciiTheme="minorHAnsi" w:hAnsiTheme="minorHAnsi"/>
                <w:sz w:val="22"/>
                <w:szCs w:val="22"/>
              </w:rPr>
            </w:pPr>
            <w:r w:rsidRPr="000344CF">
              <w:rPr>
                <w:rFonts w:asciiTheme="minorHAnsi" w:hAnsiTheme="minorHAnsi"/>
                <w:sz w:val="22"/>
                <w:szCs w:val="22"/>
              </w:rPr>
              <w:t>8.</w:t>
            </w:r>
          </w:p>
        </w:tc>
        <w:tc>
          <w:tcPr>
            <w:tcW w:w="1561" w:type="dxa"/>
            <w:shd w:val="clear" w:color="auto" w:fill="auto"/>
            <w:vAlign w:val="center"/>
          </w:tcPr>
          <w:p w:rsidR="008513D7" w:rsidRPr="000344CF" w:rsidRDefault="008513D7" w:rsidP="00125F38">
            <w:pPr>
              <w:rPr>
                <w:rFonts w:asciiTheme="minorHAnsi" w:hAnsiTheme="minorHAnsi"/>
                <w:sz w:val="22"/>
                <w:szCs w:val="22"/>
              </w:rPr>
            </w:pPr>
            <w:r w:rsidRPr="000344CF">
              <w:rPr>
                <w:rFonts w:asciiTheme="minorHAnsi" w:hAnsiTheme="minorHAnsi"/>
                <w:sz w:val="22"/>
                <w:szCs w:val="22"/>
              </w:rPr>
              <w:t>Essential</w:t>
            </w:r>
          </w:p>
        </w:tc>
        <w:tc>
          <w:tcPr>
            <w:tcW w:w="8164" w:type="dxa"/>
            <w:shd w:val="clear" w:color="auto" w:fill="auto"/>
            <w:vAlign w:val="center"/>
          </w:tcPr>
          <w:p w:rsidR="008513D7" w:rsidRPr="000344CF" w:rsidRDefault="008513D7" w:rsidP="00125F38">
            <w:pPr>
              <w:rPr>
                <w:rFonts w:asciiTheme="minorHAnsi" w:hAnsiTheme="minorHAnsi"/>
                <w:sz w:val="22"/>
                <w:szCs w:val="22"/>
              </w:rPr>
            </w:pPr>
            <w:r w:rsidRPr="000344CF">
              <w:rPr>
                <w:rFonts w:asciiTheme="minorHAnsi" w:hAnsiTheme="minorHAnsi"/>
                <w:sz w:val="22"/>
                <w:szCs w:val="22"/>
              </w:rPr>
              <w:t>Only assigned person should be able to update the project details.</w:t>
            </w:r>
          </w:p>
        </w:tc>
      </w:tr>
      <w:tr w:rsidR="001B43D5" w:rsidRPr="000344CF" w:rsidTr="00C2467C">
        <w:trPr>
          <w:cantSplit/>
          <w:trHeight w:val="575"/>
        </w:trPr>
        <w:tc>
          <w:tcPr>
            <w:tcW w:w="805" w:type="dxa"/>
            <w:shd w:val="clear" w:color="auto" w:fill="auto"/>
            <w:vAlign w:val="center"/>
          </w:tcPr>
          <w:p w:rsidR="001B43D5" w:rsidRPr="000344CF" w:rsidRDefault="001B43D5" w:rsidP="00125F38">
            <w:pPr>
              <w:rPr>
                <w:rFonts w:asciiTheme="minorHAnsi" w:hAnsiTheme="minorHAnsi"/>
                <w:sz w:val="22"/>
                <w:szCs w:val="22"/>
              </w:rPr>
            </w:pPr>
            <w:r w:rsidRPr="000344CF">
              <w:rPr>
                <w:rFonts w:asciiTheme="minorHAnsi" w:hAnsiTheme="minorHAnsi"/>
                <w:sz w:val="22"/>
                <w:szCs w:val="22"/>
              </w:rPr>
              <w:t>9.</w:t>
            </w:r>
          </w:p>
        </w:tc>
        <w:tc>
          <w:tcPr>
            <w:tcW w:w="1561" w:type="dxa"/>
            <w:shd w:val="clear" w:color="auto" w:fill="auto"/>
            <w:vAlign w:val="center"/>
          </w:tcPr>
          <w:p w:rsidR="001B43D5" w:rsidRPr="000344CF" w:rsidRDefault="001B43D5" w:rsidP="00125F38">
            <w:pPr>
              <w:rPr>
                <w:rFonts w:asciiTheme="minorHAnsi" w:hAnsiTheme="minorHAnsi"/>
                <w:sz w:val="22"/>
                <w:szCs w:val="22"/>
              </w:rPr>
            </w:pPr>
            <w:r w:rsidRPr="000344CF">
              <w:rPr>
                <w:rFonts w:asciiTheme="minorHAnsi" w:hAnsiTheme="minorHAnsi"/>
                <w:sz w:val="22"/>
                <w:szCs w:val="22"/>
              </w:rPr>
              <w:t>Essential</w:t>
            </w:r>
          </w:p>
        </w:tc>
        <w:tc>
          <w:tcPr>
            <w:tcW w:w="8164" w:type="dxa"/>
            <w:shd w:val="clear" w:color="auto" w:fill="auto"/>
            <w:vAlign w:val="center"/>
          </w:tcPr>
          <w:p w:rsidR="001B43D5" w:rsidRPr="000344CF" w:rsidRDefault="001B43D5" w:rsidP="00125F38">
            <w:pPr>
              <w:rPr>
                <w:rFonts w:asciiTheme="minorHAnsi" w:hAnsiTheme="minorHAnsi"/>
                <w:sz w:val="22"/>
                <w:szCs w:val="22"/>
              </w:rPr>
            </w:pPr>
            <w:r w:rsidRPr="000344CF">
              <w:rPr>
                <w:rFonts w:asciiTheme="minorHAnsi" w:hAnsiTheme="minorHAnsi"/>
                <w:sz w:val="22"/>
                <w:szCs w:val="22"/>
              </w:rPr>
              <w:t xml:space="preserve">Access </w:t>
            </w:r>
            <w:r w:rsidR="001449C5" w:rsidRPr="000344CF">
              <w:rPr>
                <w:rFonts w:asciiTheme="minorHAnsi" w:hAnsiTheme="minorHAnsi"/>
                <w:sz w:val="22"/>
                <w:szCs w:val="22"/>
              </w:rPr>
              <w:t xml:space="preserve">to submit the application, </w:t>
            </w:r>
            <w:r w:rsidRPr="000344CF">
              <w:rPr>
                <w:rFonts w:asciiTheme="minorHAnsi" w:hAnsiTheme="minorHAnsi"/>
                <w:sz w:val="22"/>
                <w:szCs w:val="22"/>
              </w:rPr>
              <w:t xml:space="preserve">should be given automatically for all </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registered users.</w:t>
            </w:r>
          </w:p>
        </w:tc>
      </w:tr>
      <w:tr w:rsidR="001B43D5" w:rsidRPr="000344CF" w:rsidTr="00C2467C">
        <w:trPr>
          <w:cantSplit/>
          <w:trHeight w:val="575"/>
        </w:trPr>
        <w:tc>
          <w:tcPr>
            <w:tcW w:w="805" w:type="dxa"/>
            <w:shd w:val="clear" w:color="auto" w:fill="auto"/>
            <w:vAlign w:val="center"/>
          </w:tcPr>
          <w:p w:rsidR="001B43D5" w:rsidRPr="000344CF" w:rsidRDefault="001B43D5" w:rsidP="00125F38">
            <w:pPr>
              <w:rPr>
                <w:rFonts w:asciiTheme="minorHAnsi" w:hAnsiTheme="minorHAnsi"/>
                <w:sz w:val="22"/>
                <w:szCs w:val="22"/>
              </w:rPr>
            </w:pPr>
            <w:r w:rsidRPr="000344CF">
              <w:rPr>
                <w:rFonts w:asciiTheme="minorHAnsi" w:hAnsiTheme="minorHAnsi"/>
                <w:sz w:val="22"/>
                <w:szCs w:val="22"/>
              </w:rPr>
              <w:t>10</w:t>
            </w:r>
          </w:p>
        </w:tc>
        <w:tc>
          <w:tcPr>
            <w:tcW w:w="1561" w:type="dxa"/>
            <w:shd w:val="clear" w:color="auto" w:fill="auto"/>
            <w:vAlign w:val="center"/>
          </w:tcPr>
          <w:p w:rsidR="001B43D5" w:rsidRPr="000344CF" w:rsidRDefault="001B43D5" w:rsidP="00125F38">
            <w:pPr>
              <w:rPr>
                <w:rFonts w:asciiTheme="minorHAnsi" w:hAnsiTheme="minorHAnsi"/>
                <w:sz w:val="22"/>
                <w:szCs w:val="22"/>
              </w:rPr>
            </w:pPr>
            <w:r w:rsidRPr="000344CF">
              <w:rPr>
                <w:rFonts w:asciiTheme="minorHAnsi" w:hAnsiTheme="minorHAnsi"/>
                <w:sz w:val="22"/>
                <w:szCs w:val="22"/>
              </w:rPr>
              <w:t>Essential</w:t>
            </w:r>
          </w:p>
        </w:tc>
        <w:tc>
          <w:tcPr>
            <w:tcW w:w="8164" w:type="dxa"/>
            <w:shd w:val="clear" w:color="auto" w:fill="auto"/>
            <w:vAlign w:val="center"/>
          </w:tcPr>
          <w:p w:rsidR="001B43D5" w:rsidRPr="000344CF" w:rsidRDefault="001B43D5">
            <w:pPr>
              <w:rPr>
                <w:rFonts w:asciiTheme="minorHAnsi" w:hAnsiTheme="minorHAnsi"/>
                <w:sz w:val="22"/>
                <w:szCs w:val="22"/>
              </w:rPr>
            </w:pPr>
            <w:r w:rsidRPr="000344CF">
              <w:rPr>
                <w:rFonts w:asciiTheme="minorHAnsi" w:hAnsiTheme="minorHAnsi"/>
                <w:sz w:val="22"/>
                <w:szCs w:val="22"/>
              </w:rPr>
              <w:t xml:space="preserve">Application should be automatically close after </w:t>
            </w:r>
            <w:r w:rsidR="001449C5" w:rsidRPr="000344CF">
              <w:rPr>
                <w:rFonts w:asciiTheme="minorHAnsi" w:hAnsiTheme="minorHAnsi"/>
                <w:sz w:val="22"/>
                <w:szCs w:val="22"/>
              </w:rPr>
              <w:t>15</w:t>
            </w:r>
            <w:r w:rsidRPr="000344CF">
              <w:rPr>
                <w:rFonts w:asciiTheme="minorHAnsi" w:hAnsiTheme="minorHAnsi"/>
                <w:sz w:val="22"/>
                <w:szCs w:val="22"/>
              </w:rPr>
              <w:t xml:space="preserve"> days of not replying on Clarification required application. History should be maintained and user with </w:t>
            </w:r>
            <w:proofErr w:type="spellStart"/>
            <w:r w:rsidRPr="000344CF">
              <w:rPr>
                <w:rFonts w:asciiTheme="minorHAnsi" w:hAnsiTheme="minorHAnsi"/>
                <w:sz w:val="22"/>
                <w:szCs w:val="22"/>
              </w:rPr>
              <w:t>PS_Manager</w:t>
            </w:r>
            <w:proofErr w:type="spellEnd"/>
            <w:r w:rsidRPr="000344CF">
              <w:rPr>
                <w:rFonts w:asciiTheme="minorHAnsi" w:hAnsiTheme="minorHAnsi"/>
                <w:sz w:val="22"/>
                <w:szCs w:val="22"/>
              </w:rPr>
              <w:t xml:space="preserve"> should be able to re-open the application.</w:t>
            </w:r>
          </w:p>
        </w:tc>
      </w:tr>
    </w:tbl>
    <w:p w:rsidR="009217D8" w:rsidRPr="000344CF" w:rsidRDefault="009217D8" w:rsidP="009217D8">
      <w:pPr>
        <w:rPr>
          <w:rFonts w:asciiTheme="minorHAnsi" w:hAnsiTheme="minorHAnsi"/>
          <w:sz w:val="22"/>
          <w:szCs w:val="22"/>
        </w:rPr>
      </w:pPr>
      <w:bookmarkStart w:id="72" w:name="_Access_Matrix"/>
      <w:bookmarkStart w:id="73" w:name="_Medical_Committee_Appeal"/>
      <w:bookmarkStart w:id="74" w:name="_User_Interface_Forms"/>
      <w:bookmarkStart w:id="75" w:name="_Overall_Medical_Committee"/>
      <w:bookmarkStart w:id="76" w:name="_Birth_Committee_System"/>
      <w:bookmarkEnd w:id="63"/>
      <w:bookmarkEnd w:id="64"/>
      <w:bookmarkEnd w:id="65"/>
      <w:bookmarkEnd w:id="72"/>
      <w:bookmarkEnd w:id="73"/>
      <w:bookmarkEnd w:id="74"/>
      <w:bookmarkEnd w:id="75"/>
      <w:bookmarkEnd w:id="76"/>
    </w:p>
    <w:p w:rsidR="004873B5" w:rsidRPr="000344CF" w:rsidRDefault="004873B5" w:rsidP="009217D8">
      <w:pPr>
        <w:rPr>
          <w:rFonts w:asciiTheme="minorHAnsi" w:hAnsiTheme="minorHAnsi"/>
          <w:sz w:val="22"/>
          <w:szCs w:val="22"/>
          <w:lang w:val="en-GB" w:eastAsia="de-DE"/>
        </w:rPr>
      </w:pPr>
    </w:p>
    <w:p w:rsidR="00E1526D" w:rsidRPr="000344CF" w:rsidRDefault="00E1526D" w:rsidP="00E1526D">
      <w:pPr>
        <w:pStyle w:val="Heading2"/>
        <w:rPr>
          <w:rFonts w:asciiTheme="minorHAnsi" w:hAnsiTheme="minorHAnsi" w:cstheme="minorBidi"/>
          <w:sz w:val="22"/>
          <w:szCs w:val="22"/>
        </w:rPr>
      </w:pPr>
      <w:bookmarkStart w:id="77" w:name="_Notifications_/_Alerts_1"/>
      <w:bookmarkStart w:id="78" w:name="_Toc343083759"/>
      <w:bookmarkStart w:id="79" w:name="_Toc482689395"/>
      <w:bookmarkStart w:id="80" w:name="_Toc14337141"/>
      <w:bookmarkEnd w:id="77"/>
      <w:r w:rsidRPr="000344CF">
        <w:rPr>
          <w:rFonts w:asciiTheme="minorHAnsi" w:hAnsiTheme="minorHAnsi" w:cstheme="minorBidi"/>
          <w:sz w:val="22"/>
          <w:szCs w:val="22"/>
        </w:rPr>
        <w:t>Notifications / Alerts Requirements</w:t>
      </w:r>
      <w:bookmarkEnd w:id="78"/>
      <w:bookmarkEnd w:id="79"/>
      <w:bookmarkEnd w:id="80"/>
    </w:p>
    <w:p w:rsidR="00E1526D" w:rsidRPr="000344CF" w:rsidRDefault="00E1526D" w:rsidP="00E1526D">
      <w:pPr>
        <w:rPr>
          <w:rFonts w:asciiTheme="minorHAnsi" w:hAnsiTheme="minorHAnsi" w:cstheme="minorBidi"/>
          <w:sz w:val="22"/>
          <w:szCs w:val="22"/>
        </w:rPr>
      </w:pPr>
    </w:p>
    <w:p w:rsidR="00E1526D" w:rsidRPr="000344CF" w:rsidRDefault="00E1526D" w:rsidP="00E1526D">
      <w:pPr>
        <w:rPr>
          <w:rFonts w:asciiTheme="minorHAnsi" w:hAnsiTheme="minorHAnsi" w:cstheme="minorBidi"/>
          <w:sz w:val="22"/>
          <w:szCs w:val="22"/>
        </w:rPr>
      </w:pPr>
    </w:p>
    <w:tbl>
      <w:tblPr>
        <w:tblW w:w="1055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260"/>
        <w:gridCol w:w="1110"/>
        <w:gridCol w:w="1770"/>
        <w:gridCol w:w="5513"/>
      </w:tblGrid>
      <w:tr w:rsidR="00E1526D" w:rsidRPr="000344CF" w:rsidTr="007E4872">
        <w:trPr>
          <w:cantSplit/>
          <w:trHeight w:val="575"/>
          <w:tblHeader/>
        </w:trPr>
        <w:tc>
          <w:tcPr>
            <w:tcW w:w="900" w:type="dxa"/>
            <w:tcBorders>
              <w:top w:val="single" w:sz="4" w:space="0" w:color="auto"/>
              <w:left w:val="single" w:sz="4" w:space="0" w:color="auto"/>
              <w:bottom w:val="single" w:sz="4" w:space="0" w:color="auto"/>
              <w:right w:val="single" w:sz="4" w:space="0" w:color="auto"/>
            </w:tcBorders>
            <w:shd w:val="clear" w:color="auto" w:fill="D9D9D9"/>
            <w:vAlign w:val="center"/>
          </w:tcPr>
          <w:p w:rsidR="00E1526D" w:rsidRPr="000344CF" w:rsidRDefault="00E1526D" w:rsidP="00AD1594">
            <w:pPr>
              <w:jc w:val="center"/>
              <w:rPr>
                <w:rFonts w:asciiTheme="minorHAnsi" w:hAnsiTheme="minorHAnsi"/>
                <w:b/>
                <w:sz w:val="22"/>
                <w:szCs w:val="22"/>
              </w:rPr>
            </w:pPr>
            <w:r w:rsidRPr="000344CF">
              <w:rPr>
                <w:rFonts w:asciiTheme="minorHAnsi" w:hAnsiTheme="minorHAnsi"/>
                <w:b/>
                <w:sz w:val="22"/>
                <w:szCs w:val="22"/>
              </w:rPr>
              <w:t>Sr. No.</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rsidR="00E1526D" w:rsidRPr="000344CF" w:rsidRDefault="00E1526D" w:rsidP="00AD1594">
            <w:pPr>
              <w:jc w:val="center"/>
              <w:rPr>
                <w:rFonts w:asciiTheme="minorHAnsi" w:hAnsiTheme="minorHAnsi"/>
                <w:b/>
                <w:sz w:val="22"/>
                <w:szCs w:val="22"/>
              </w:rPr>
            </w:pPr>
            <w:r w:rsidRPr="000344CF">
              <w:rPr>
                <w:rFonts w:asciiTheme="minorHAnsi" w:hAnsiTheme="minorHAnsi"/>
                <w:b/>
                <w:sz w:val="22"/>
                <w:szCs w:val="22"/>
              </w:rPr>
              <w:t>Category</w:t>
            </w:r>
          </w:p>
        </w:tc>
        <w:tc>
          <w:tcPr>
            <w:tcW w:w="1110" w:type="dxa"/>
            <w:tcBorders>
              <w:top w:val="single" w:sz="4" w:space="0" w:color="auto"/>
              <w:left w:val="single" w:sz="4" w:space="0" w:color="auto"/>
              <w:bottom w:val="single" w:sz="4" w:space="0" w:color="auto"/>
              <w:right w:val="single" w:sz="4" w:space="0" w:color="auto"/>
            </w:tcBorders>
            <w:shd w:val="clear" w:color="auto" w:fill="D9D9D9"/>
            <w:vAlign w:val="center"/>
          </w:tcPr>
          <w:p w:rsidR="00E1526D" w:rsidRPr="000344CF" w:rsidRDefault="00E1526D" w:rsidP="00AD1594">
            <w:pPr>
              <w:jc w:val="center"/>
              <w:rPr>
                <w:rFonts w:asciiTheme="minorHAnsi" w:hAnsiTheme="minorHAnsi"/>
                <w:b/>
                <w:sz w:val="22"/>
                <w:szCs w:val="22"/>
              </w:rPr>
            </w:pPr>
            <w:r w:rsidRPr="000344CF">
              <w:rPr>
                <w:rFonts w:asciiTheme="minorHAnsi" w:hAnsiTheme="minorHAnsi"/>
                <w:b/>
                <w:sz w:val="22"/>
                <w:szCs w:val="22"/>
              </w:rPr>
              <w:t>Type</w:t>
            </w:r>
          </w:p>
        </w:tc>
        <w:tc>
          <w:tcPr>
            <w:tcW w:w="1770" w:type="dxa"/>
            <w:tcBorders>
              <w:top w:val="single" w:sz="4" w:space="0" w:color="auto"/>
              <w:left w:val="single" w:sz="4" w:space="0" w:color="auto"/>
              <w:bottom w:val="single" w:sz="4" w:space="0" w:color="auto"/>
              <w:right w:val="single" w:sz="4" w:space="0" w:color="auto"/>
            </w:tcBorders>
            <w:shd w:val="clear" w:color="auto" w:fill="D9D9D9"/>
          </w:tcPr>
          <w:p w:rsidR="00E1526D" w:rsidRPr="000344CF" w:rsidRDefault="00E1526D" w:rsidP="00AD1594">
            <w:pPr>
              <w:jc w:val="center"/>
              <w:rPr>
                <w:rFonts w:asciiTheme="minorHAnsi" w:hAnsiTheme="minorHAnsi"/>
                <w:b/>
                <w:sz w:val="22"/>
                <w:szCs w:val="22"/>
              </w:rPr>
            </w:pPr>
          </w:p>
          <w:p w:rsidR="00E1526D" w:rsidRPr="000344CF" w:rsidRDefault="00E1526D" w:rsidP="00AD1594">
            <w:pPr>
              <w:jc w:val="center"/>
              <w:rPr>
                <w:rFonts w:asciiTheme="minorHAnsi" w:hAnsiTheme="minorHAnsi"/>
                <w:b/>
                <w:sz w:val="22"/>
                <w:szCs w:val="22"/>
              </w:rPr>
            </w:pPr>
            <w:r w:rsidRPr="000344CF">
              <w:rPr>
                <w:rFonts w:asciiTheme="minorHAnsi" w:hAnsiTheme="minorHAnsi"/>
                <w:b/>
                <w:sz w:val="22"/>
                <w:szCs w:val="22"/>
              </w:rPr>
              <w:t>Receiver</w:t>
            </w:r>
          </w:p>
        </w:tc>
        <w:tc>
          <w:tcPr>
            <w:tcW w:w="5513" w:type="dxa"/>
            <w:tcBorders>
              <w:top w:val="single" w:sz="4" w:space="0" w:color="auto"/>
              <w:left w:val="single" w:sz="4" w:space="0" w:color="auto"/>
              <w:bottom w:val="single" w:sz="4" w:space="0" w:color="auto"/>
              <w:right w:val="single" w:sz="4" w:space="0" w:color="auto"/>
            </w:tcBorders>
            <w:shd w:val="clear" w:color="auto" w:fill="D9D9D9"/>
            <w:vAlign w:val="center"/>
          </w:tcPr>
          <w:p w:rsidR="00E1526D" w:rsidRPr="000344CF" w:rsidRDefault="00E1526D" w:rsidP="00AD1594">
            <w:pPr>
              <w:jc w:val="center"/>
              <w:rPr>
                <w:rFonts w:asciiTheme="minorHAnsi" w:hAnsiTheme="minorHAnsi"/>
                <w:b/>
                <w:sz w:val="22"/>
                <w:szCs w:val="22"/>
              </w:rPr>
            </w:pPr>
            <w:r w:rsidRPr="000344CF">
              <w:rPr>
                <w:rFonts w:asciiTheme="minorHAnsi" w:hAnsiTheme="minorHAnsi"/>
                <w:b/>
                <w:sz w:val="22"/>
                <w:szCs w:val="22"/>
              </w:rPr>
              <w:t>Events</w:t>
            </w:r>
          </w:p>
        </w:tc>
      </w:tr>
      <w:tr w:rsidR="00E1526D" w:rsidRPr="000344CF" w:rsidTr="007E4872">
        <w:trPr>
          <w:cantSplit/>
          <w:trHeight w:val="332"/>
        </w:trPr>
        <w:tc>
          <w:tcPr>
            <w:tcW w:w="900" w:type="dxa"/>
            <w:tcBorders>
              <w:top w:val="single" w:sz="4" w:space="0" w:color="auto"/>
            </w:tcBorders>
            <w:vAlign w:val="center"/>
          </w:tcPr>
          <w:p w:rsidR="00E1526D" w:rsidRPr="000344CF" w:rsidRDefault="00E1526D" w:rsidP="00AD1594">
            <w:pPr>
              <w:pStyle w:val="ListParagraph"/>
              <w:numPr>
                <w:ilvl w:val="0"/>
                <w:numId w:val="11"/>
              </w:numPr>
              <w:jc w:val="left"/>
              <w:rPr>
                <w:rFonts w:asciiTheme="minorHAnsi" w:hAnsiTheme="minorHAnsi" w:cstheme="minorBidi"/>
                <w:sz w:val="22"/>
                <w:szCs w:val="22"/>
              </w:rPr>
            </w:pPr>
          </w:p>
        </w:tc>
        <w:tc>
          <w:tcPr>
            <w:tcW w:w="1260" w:type="dxa"/>
            <w:tcBorders>
              <w:top w:val="single" w:sz="4" w:space="0" w:color="auto"/>
            </w:tcBorders>
            <w:vAlign w:val="center"/>
          </w:tcPr>
          <w:p w:rsidR="00E1526D" w:rsidRPr="000344CF" w:rsidRDefault="00E1526D" w:rsidP="00AD1594">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tcBorders>
              <w:top w:val="single" w:sz="4" w:space="0" w:color="auto"/>
            </w:tcBorders>
            <w:vAlign w:val="center"/>
          </w:tcPr>
          <w:p w:rsidR="00E1526D" w:rsidRPr="000344CF" w:rsidRDefault="00E1526D" w:rsidP="00AD1594">
            <w:pPr>
              <w:rPr>
                <w:rFonts w:asciiTheme="minorHAnsi" w:hAnsiTheme="minorHAnsi" w:cstheme="minorBidi"/>
                <w:sz w:val="22"/>
                <w:szCs w:val="22"/>
              </w:rPr>
            </w:pPr>
            <w:r w:rsidRPr="000344CF">
              <w:rPr>
                <w:rFonts w:asciiTheme="minorHAnsi" w:hAnsiTheme="minorHAnsi" w:cstheme="minorBidi"/>
                <w:sz w:val="22"/>
                <w:szCs w:val="22"/>
              </w:rPr>
              <w:t>Request</w:t>
            </w:r>
          </w:p>
        </w:tc>
        <w:tc>
          <w:tcPr>
            <w:tcW w:w="1770" w:type="dxa"/>
            <w:tcBorders>
              <w:top w:val="single" w:sz="4" w:space="0" w:color="auto"/>
            </w:tcBorders>
            <w:vAlign w:val="center"/>
          </w:tcPr>
          <w:p w:rsidR="00E1526D" w:rsidRPr="000344CF" w:rsidRDefault="007E4872" w:rsidP="00AD1594">
            <w:pPr>
              <w:rPr>
                <w:rFonts w:asciiTheme="minorHAnsi" w:hAnsiTheme="minorHAnsi" w:cstheme="minorBidi"/>
                <w:sz w:val="22"/>
                <w:szCs w:val="22"/>
              </w:rPr>
            </w:pPr>
            <w:r w:rsidRPr="000344CF">
              <w:rPr>
                <w:rFonts w:asciiTheme="minorHAnsi" w:hAnsiTheme="minorHAnsi" w:cstheme="minorBidi"/>
                <w:sz w:val="22"/>
                <w:szCs w:val="22"/>
              </w:rPr>
              <w:t>Applicant</w:t>
            </w:r>
          </w:p>
        </w:tc>
        <w:tc>
          <w:tcPr>
            <w:tcW w:w="5513" w:type="dxa"/>
            <w:tcBorders>
              <w:top w:val="single" w:sz="4" w:space="0" w:color="auto"/>
            </w:tcBorders>
            <w:vAlign w:val="center"/>
          </w:tcPr>
          <w:p w:rsidR="00E1526D" w:rsidRPr="000344CF" w:rsidRDefault="007E4872" w:rsidP="00543D1E">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 xml:space="preserve">Application Status: </w:t>
            </w:r>
            <w:r w:rsidR="00543D1E" w:rsidRPr="000344CF">
              <w:rPr>
                <w:rFonts w:asciiTheme="minorHAnsi" w:hAnsiTheme="minorHAnsi" w:cstheme="minorBidi"/>
                <w:b/>
                <w:bCs/>
                <w:sz w:val="22"/>
                <w:szCs w:val="22"/>
              </w:rPr>
              <w:t>Submitted</w:t>
            </w:r>
          </w:p>
        </w:tc>
      </w:tr>
      <w:tr w:rsidR="007E4872" w:rsidRPr="000344CF" w:rsidTr="007E4872">
        <w:trPr>
          <w:cantSplit/>
          <w:trHeight w:val="620"/>
        </w:trPr>
        <w:tc>
          <w:tcPr>
            <w:tcW w:w="900" w:type="dxa"/>
            <w:vAlign w:val="center"/>
          </w:tcPr>
          <w:p w:rsidR="007E4872" w:rsidRPr="000344CF" w:rsidRDefault="007E4872" w:rsidP="007E4872">
            <w:pPr>
              <w:pStyle w:val="ListParagraph"/>
              <w:numPr>
                <w:ilvl w:val="0"/>
                <w:numId w:val="11"/>
              </w:numPr>
              <w:jc w:val="left"/>
              <w:rPr>
                <w:rFonts w:asciiTheme="minorHAnsi" w:hAnsiTheme="minorHAnsi" w:cstheme="minorBidi"/>
                <w:sz w:val="22"/>
                <w:szCs w:val="22"/>
              </w:rPr>
            </w:pPr>
          </w:p>
        </w:tc>
        <w:tc>
          <w:tcPr>
            <w:tcW w:w="1260" w:type="dxa"/>
            <w:vAlign w:val="center"/>
          </w:tcPr>
          <w:p w:rsidR="007E4872" w:rsidRPr="000344CF" w:rsidRDefault="007E4872" w:rsidP="007E4872">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vAlign w:val="center"/>
          </w:tcPr>
          <w:p w:rsidR="007E4872" w:rsidRPr="000344CF" w:rsidRDefault="007E4872" w:rsidP="007E4872">
            <w:pPr>
              <w:rPr>
                <w:rFonts w:asciiTheme="minorHAnsi" w:hAnsiTheme="minorHAnsi" w:cstheme="minorBidi"/>
                <w:sz w:val="22"/>
                <w:szCs w:val="22"/>
              </w:rPr>
            </w:pPr>
            <w:r w:rsidRPr="000344CF">
              <w:rPr>
                <w:rFonts w:asciiTheme="minorHAnsi" w:hAnsiTheme="minorHAnsi" w:cstheme="minorBidi"/>
                <w:sz w:val="22"/>
                <w:szCs w:val="22"/>
              </w:rPr>
              <w:t>Request</w:t>
            </w:r>
          </w:p>
        </w:tc>
        <w:tc>
          <w:tcPr>
            <w:tcW w:w="1770" w:type="dxa"/>
            <w:vAlign w:val="center"/>
          </w:tcPr>
          <w:p w:rsidR="007E4872" w:rsidRPr="000344CF" w:rsidRDefault="007E4872" w:rsidP="007E4872">
            <w:pPr>
              <w:rPr>
                <w:rFonts w:asciiTheme="minorHAnsi" w:hAnsiTheme="minorHAnsi" w:cstheme="minorBidi"/>
                <w:sz w:val="22"/>
                <w:szCs w:val="22"/>
              </w:rPr>
            </w:pPr>
            <w:r w:rsidRPr="000344CF">
              <w:rPr>
                <w:rFonts w:asciiTheme="minorHAnsi" w:hAnsiTheme="minorHAnsi" w:cstheme="minorBidi"/>
                <w:sz w:val="22"/>
                <w:szCs w:val="22"/>
              </w:rPr>
              <w:t>Applicant</w:t>
            </w:r>
          </w:p>
        </w:tc>
        <w:tc>
          <w:tcPr>
            <w:tcW w:w="5513" w:type="dxa"/>
            <w:vAlign w:val="center"/>
          </w:tcPr>
          <w:p w:rsidR="007E4872" w:rsidRPr="000344CF" w:rsidRDefault="007E4872" w:rsidP="00CF2BCA">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 xml:space="preserve">Application Status: </w:t>
            </w:r>
            <w:r w:rsidR="00CF2BCA" w:rsidRPr="000344CF">
              <w:rPr>
                <w:rFonts w:asciiTheme="minorHAnsi" w:hAnsiTheme="minorHAnsi" w:cstheme="minorBidi"/>
                <w:b/>
                <w:bCs/>
                <w:sz w:val="22"/>
                <w:szCs w:val="22"/>
              </w:rPr>
              <w:t>Clarification Required</w:t>
            </w:r>
          </w:p>
        </w:tc>
      </w:tr>
      <w:tr w:rsidR="00CF2BCA" w:rsidRPr="000344CF" w:rsidTr="007E4872">
        <w:trPr>
          <w:cantSplit/>
          <w:trHeight w:val="620"/>
        </w:trPr>
        <w:tc>
          <w:tcPr>
            <w:tcW w:w="900" w:type="dxa"/>
            <w:vAlign w:val="center"/>
          </w:tcPr>
          <w:p w:rsidR="00CF2BCA" w:rsidRPr="000344CF" w:rsidRDefault="00CF2BCA" w:rsidP="00CF2BCA">
            <w:pPr>
              <w:pStyle w:val="ListParagraph"/>
              <w:numPr>
                <w:ilvl w:val="0"/>
                <w:numId w:val="11"/>
              </w:numPr>
              <w:jc w:val="left"/>
              <w:rPr>
                <w:rFonts w:asciiTheme="minorHAnsi" w:hAnsiTheme="minorHAnsi" w:cstheme="minorBidi"/>
                <w:sz w:val="22"/>
                <w:szCs w:val="22"/>
              </w:rPr>
            </w:pPr>
          </w:p>
        </w:tc>
        <w:tc>
          <w:tcPr>
            <w:tcW w:w="126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77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Applicant</w:t>
            </w:r>
          </w:p>
        </w:tc>
        <w:tc>
          <w:tcPr>
            <w:tcW w:w="5513" w:type="dxa"/>
            <w:vAlign w:val="center"/>
          </w:tcPr>
          <w:p w:rsidR="00CF2BCA" w:rsidRPr="000344CF" w:rsidRDefault="00CF2BCA" w:rsidP="00CF2BCA">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Application Status: Closed</w:t>
            </w:r>
          </w:p>
        </w:tc>
      </w:tr>
      <w:tr w:rsidR="00CF2BCA" w:rsidRPr="000344CF" w:rsidTr="007E4872">
        <w:trPr>
          <w:cantSplit/>
          <w:trHeight w:val="265"/>
        </w:trPr>
        <w:tc>
          <w:tcPr>
            <w:tcW w:w="900" w:type="dxa"/>
            <w:vAlign w:val="center"/>
          </w:tcPr>
          <w:p w:rsidR="00CF2BCA" w:rsidRPr="000344CF" w:rsidRDefault="00CF2BCA" w:rsidP="00CF2BCA">
            <w:pPr>
              <w:pStyle w:val="ListParagraph"/>
              <w:numPr>
                <w:ilvl w:val="0"/>
                <w:numId w:val="11"/>
              </w:numPr>
              <w:jc w:val="left"/>
              <w:rPr>
                <w:rFonts w:asciiTheme="minorHAnsi" w:hAnsiTheme="minorHAnsi" w:cstheme="minorBidi"/>
                <w:sz w:val="22"/>
                <w:szCs w:val="22"/>
              </w:rPr>
            </w:pPr>
          </w:p>
        </w:tc>
        <w:tc>
          <w:tcPr>
            <w:tcW w:w="126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EMAIL</w:t>
            </w:r>
          </w:p>
        </w:tc>
        <w:tc>
          <w:tcPr>
            <w:tcW w:w="111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77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PS Mailbox</w:t>
            </w:r>
          </w:p>
        </w:tc>
        <w:tc>
          <w:tcPr>
            <w:tcW w:w="5513" w:type="dxa"/>
            <w:vAlign w:val="center"/>
          </w:tcPr>
          <w:p w:rsidR="00CF2BCA" w:rsidRPr="000344CF" w:rsidRDefault="00CF2BCA" w:rsidP="00CF2BCA">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Application Status: Submitted</w:t>
            </w:r>
          </w:p>
        </w:tc>
      </w:tr>
      <w:tr w:rsidR="00CF2BCA" w:rsidRPr="000344CF" w:rsidTr="007E4872">
        <w:trPr>
          <w:cantSplit/>
          <w:trHeight w:val="265"/>
        </w:trPr>
        <w:tc>
          <w:tcPr>
            <w:tcW w:w="900" w:type="dxa"/>
            <w:vAlign w:val="center"/>
          </w:tcPr>
          <w:p w:rsidR="00CF2BCA" w:rsidRPr="000344CF" w:rsidRDefault="00CF2BCA" w:rsidP="00CF2BCA">
            <w:pPr>
              <w:pStyle w:val="ListParagraph"/>
              <w:numPr>
                <w:ilvl w:val="0"/>
                <w:numId w:val="11"/>
              </w:numPr>
              <w:jc w:val="left"/>
              <w:rPr>
                <w:rFonts w:asciiTheme="minorHAnsi" w:hAnsiTheme="minorHAnsi" w:cstheme="minorBidi"/>
                <w:sz w:val="22"/>
                <w:szCs w:val="22"/>
              </w:rPr>
            </w:pPr>
          </w:p>
        </w:tc>
        <w:tc>
          <w:tcPr>
            <w:tcW w:w="126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EMAIL</w:t>
            </w:r>
          </w:p>
        </w:tc>
        <w:tc>
          <w:tcPr>
            <w:tcW w:w="111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77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PS Officer</w:t>
            </w:r>
          </w:p>
        </w:tc>
        <w:tc>
          <w:tcPr>
            <w:tcW w:w="5513" w:type="dxa"/>
            <w:vAlign w:val="center"/>
          </w:tcPr>
          <w:p w:rsidR="00CF2BCA" w:rsidRPr="000344CF" w:rsidRDefault="00CF2BCA" w:rsidP="00CF2BCA">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Application Status: Assigned to Officer</w:t>
            </w:r>
          </w:p>
        </w:tc>
      </w:tr>
      <w:tr w:rsidR="001B43D5" w:rsidRPr="000344CF" w:rsidTr="007E4872">
        <w:trPr>
          <w:cantSplit/>
          <w:trHeight w:val="265"/>
        </w:trPr>
        <w:tc>
          <w:tcPr>
            <w:tcW w:w="900" w:type="dxa"/>
            <w:vAlign w:val="center"/>
          </w:tcPr>
          <w:p w:rsidR="001B43D5" w:rsidRPr="000344CF" w:rsidRDefault="001B43D5" w:rsidP="00CF2BCA">
            <w:pPr>
              <w:pStyle w:val="ListParagraph"/>
              <w:numPr>
                <w:ilvl w:val="0"/>
                <w:numId w:val="11"/>
              </w:numPr>
              <w:jc w:val="left"/>
              <w:rPr>
                <w:rFonts w:asciiTheme="minorHAnsi" w:hAnsiTheme="minorHAnsi" w:cstheme="minorBidi"/>
                <w:sz w:val="22"/>
                <w:szCs w:val="22"/>
              </w:rPr>
            </w:pPr>
          </w:p>
        </w:tc>
        <w:tc>
          <w:tcPr>
            <w:tcW w:w="1260" w:type="dxa"/>
            <w:vAlign w:val="center"/>
          </w:tcPr>
          <w:p w:rsidR="001B43D5" w:rsidRPr="000344CF" w:rsidRDefault="001B43D5" w:rsidP="00CF2BCA">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vAlign w:val="center"/>
          </w:tcPr>
          <w:p w:rsidR="001B43D5" w:rsidRPr="000344CF" w:rsidRDefault="001B43D5" w:rsidP="00CF2BCA">
            <w:pPr>
              <w:rPr>
                <w:rFonts w:asciiTheme="minorHAnsi" w:hAnsiTheme="minorHAnsi" w:cstheme="minorBidi"/>
                <w:sz w:val="22"/>
                <w:szCs w:val="22"/>
              </w:rPr>
            </w:pPr>
            <w:r w:rsidRPr="000344CF">
              <w:rPr>
                <w:rFonts w:asciiTheme="minorHAnsi" w:hAnsiTheme="minorHAnsi" w:cstheme="minorBidi"/>
                <w:sz w:val="22"/>
                <w:szCs w:val="22"/>
              </w:rPr>
              <w:t>Reminder</w:t>
            </w:r>
          </w:p>
        </w:tc>
        <w:tc>
          <w:tcPr>
            <w:tcW w:w="1770" w:type="dxa"/>
            <w:vAlign w:val="center"/>
          </w:tcPr>
          <w:p w:rsidR="001B43D5" w:rsidRPr="000344CF" w:rsidRDefault="001B43D5" w:rsidP="00CF2BCA">
            <w:pPr>
              <w:rPr>
                <w:rFonts w:asciiTheme="minorHAnsi" w:hAnsiTheme="minorHAnsi" w:cstheme="minorBidi"/>
                <w:sz w:val="22"/>
                <w:szCs w:val="22"/>
              </w:rPr>
            </w:pPr>
            <w:r w:rsidRPr="000344CF">
              <w:rPr>
                <w:rFonts w:asciiTheme="minorHAnsi" w:hAnsiTheme="minorHAnsi" w:cstheme="minorBidi"/>
                <w:sz w:val="22"/>
                <w:szCs w:val="22"/>
              </w:rPr>
              <w:t>Applicant</w:t>
            </w:r>
          </w:p>
        </w:tc>
        <w:tc>
          <w:tcPr>
            <w:tcW w:w="5513" w:type="dxa"/>
            <w:vAlign w:val="center"/>
          </w:tcPr>
          <w:p w:rsidR="001B43D5" w:rsidRPr="000344CF" w:rsidRDefault="001B43D5">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 xml:space="preserve">Application status Clarification Required for </w:t>
            </w:r>
            <w:r w:rsidR="001449C5" w:rsidRPr="000344CF">
              <w:rPr>
                <w:rFonts w:asciiTheme="minorHAnsi" w:hAnsiTheme="minorHAnsi" w:cstheme="minorBidi"/>
                <w:b/>
                <w:bCs/>
                <w:sz w:val="22"/>
                <w:szCs w:val="22"/>
              </w:rPr>
              <w:t>7</w:t>
            </w:r>
            <w:r w:rsidRPr="000344CF">
              <w:rPr>
                <w:rFonts w:asciiTheme="minorHAnsi" w:hAnsiTheme="minorHAnsi" w:cstheme="minorBidi"/>
                <w:b/>
                <w:bCs/>
                <w:sz w:val="22"/>
                <w:szCs w:val="22"/>
              </w:rPr>
              <w:t xml:space="preserve"> days. (one time reminder)</w:t>
            </w:r>
          </w:p>
        </w:tc>
      </w:tr>
    </w:tbl>
    <w:p w:rsidR="00E1526D" w:rsidRPr="000344CF" w:rsidRDefault="00E1526D" w:rsidP="00E1526D">
      <w:pPr>
        <w:rPr>
          <w:rFonts w:asciiTheme="minorHAnsi" w:hAnsiTheme="minorHAnsi" w:cstheme="minorBidi"/>
          <w:sz w:val="22"/>
          <w:szCs w:val="22"/>
        </w:rPr>
      </w:pPr>
      <w:r w:rsidRPr="000344CF">
        <w:rPr>
          <w:rFonts w:asciiTheme="minorHAnsi" w:hAnsiTheme="minorHAnsi" w:cstheme="minorBidi"/>
          <w:sz w:val="22"/>
          <w:szCs w:val="22"/>
        </w:rPr>
        <w:tab/>
      </w:r>
    </w:p>
    <w:p w:rsidR="00E1526D" w:rsidRPr="000344CF" w:rsidRDefault="00E1526D" w:rsidP="009217D8">
      <w:pPr>
        <w:rPr>
          <w:rFonts w:asciiTheme="minorHAnsi" w:hAnsiTheme="minorHAnsi"/>
          <w:sz w:val="22"/>
          <w:szCs w:val="22"/>
          <w:lang w:eastAsia="de-DE"/>
        </w:rPr>
      </w:pPr>
    </w:p>
    <w:p w:rsidR="00C2467C" w:rsidRPr="000344CF" w:rsidRDefault="00C2467C" w:rsidP="009217D8">
      <w:pPr>
        <w:rPr>
          <w:rFonts w:asciiTheme="minorHAnsi" w:hAnsiTheme="minorHAnsi"/>
          <w:sz w:val="22"/>
          <w:szCs w:val="22"/>
          <w:lang w:eastAsia="de-DE"/>
        </w:rPr>
      </w:pPr>
    </w:p>
    <w:p w:rsidR="00C2467C" w:rsidRPr="000344CF" w:rsidRDefault="00C2467C" w:rsidP="009217D8">
      <w:pPr>
        <w:rPr>
          <w:rFonts w:asciiTheme="minorHAnsi" w:hAnsiTheme="minorHAnsi"/>
          <w:sz w:val="22"/>
          <w:szCs w:val="22"/>
          <w:lang w:eastAsia="de-DE"/>
        </w:rPr>
      </w:pPr>
    </w:p>
    <w:p w:rsidR="00FE55A1" w:rsidRPr="000344CF" w:rsidRDefault="00FE55A1" w:rsidP="009217D8">
      <w:pPr>
        <w:rPr>
          <w:rFonts w:asciiTheme="minorHAnsi" w:hAnsiTheme="minorHAnsi"/>
          <w:sz w:val="22"/>
          <w:szCs w:val="22"/>
          <w:lang w:eastAsia="de-DE"/>
        </w:rPr>
      </w:pPr>
    </w:p>
    <w:p w:rsidR="00543D1E" w:rsidRPr="000344CF" w:rsidRDefault="00543D1E" w:rsidP="00543D1E">
      <w:pPr>
        <w:pStyle w:val="Heading2"/>
        <w:rPr>
          <w:rFonts w:asciiTheme="minorHAnsi" w:hAnsiTheme="minorHAnsi"/>
          <w:sz w:val="22"/>
          <w:szCs w:val="22"/>
          <w:lang w:eastAsia="de-DE"/>
        </w:rPr>
      </w:pPr>
      <w:bookmarkStart w:id="81" w:name="_Toc14337142"/>
      <w:r w:rsidRPr="000344CF">
        <w:rPr>
          <w:rFonts w:asciiTheme="minorHAnsi" w:hAnsiTheme="minorHAnsi"/>
          <w:sz w:val="22"/>
          <w:szCs w:val="22"/>
          <w:lang w:eastAsia="de-DE"/>
        </w:rPr>
        <w:lastRenderedPageBreak/>
        <w:t>SMS/EMAIL Text</w:t>
      </w:r>
      <w:bookmarkEnd w:id="81"/>
    </w:p>
    <w:p w:rsidR="00543D1E" w:rsidRPr="000344CF" w:rsidRDefault="00543D1E" w:rsidP="009217D8">
      <w:pPr>
        <w:rPr>
          <w:rFonts w:asciiTheme="minorHAnsi" w:hAnsiTheme="minorHAnsi"/>
          <w:sz w:val="22"/>
          <w:szCs w:val="22"/>
          <w:lang w:eastAsia="de-DE"/>
        </w:rPr>
      </w:pPr>
    </w:p>
    <w:tbl>
      <w:tblPr>
        <w:tblW w:w="1055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1"/>
        <w:gridCol w:w="1257"/>
        <w:gridCol w:w="1110"/>
        <w:gridCol w:w="1879"/>
        <w:gridCol w:w="5416"/>
      </w:tblGrid>
      <w:tr w:rsidR="00881FF0" w:rsidRPr="000344CF" w:rsidTr="00CF2BCA">
        <w:trPr>
          <w:cantSplit/>
          <w:trHeight w:val="575"/>
          <w:tblHeader/>
        </w:trPr>
        <w:tc>
          <w:tcPr>
            <w:tcW w:w="891" w:type="dxa"/>
            <w:tcBorders>
              <w:top w:val="single" w:sz="4" w:space="0" w:color="auto"/>
              <w:left w:val="single" w:sz="4" w:space="0" w:color="auto"/>
              <w:bottom w:val="single" w:sz="4" w:space="0" w:color="auto"/>
              <w:right w:val="single" w:sz="4" w:space="0" w:color="auto"/>
            </w:tcBorders>
            <w:shd w:val="clear" w:color="auto" w:fill="D9D9D9"/>
            <w:vAlign w:val="center"/>
          </w:tcPr>
          <w:p w:rsidR="00543D1E" w:rsidRPr="000344CF" w:rsidRDefault="00543D1E" w:rsidP="009D378E">
            <w:pPr>
              <w:jc w:val="center"/>
              <w:rPr>
                <w:rFonts w:asciiTheme="minorHAnsi" w:hAnsiTheme="minorHAnsi"/>
                <w:b/>
                <w:sz w:val="22"/>
                <w:szCs w:val="22"/>
              </w:rPr>
            </w:pPr>
            <w:r w:rsidRPr="000344CF">
              <w:rPr>
                <w:rFonts w:asciiTheme="minorHAnsi" w:hAnsiTheme="minorHAnsi"/>
                <w:b/>
                <w:sz w:val="22"/>
                <w:szCs w:val="22"/>
              </w:rPr>
              <w:t>Sr. No.</w:t>
            </w:r>
          </w:p>
        </w:tc>
        <w:tc>
          <w:tcPr>
            <w:tcW w:w="1257" w:type="dxa"/>
            <w:tcBorders>
              <w:top w:val="single" w:sz="4" w:space="0" w:color="auto"/>
              <w:left w:val="single" w:sz="4" w:space="0" w:color="auto"/>
              <w:bottom w:val="single" w:sz="4" w:space="0" w:color="auto"/>
              <w:right w:val="single" w:sz="4" w:space="0" w:color="auto"/>
            </w:tcBorders>
            <w:shd w:val="clear" w:color="auto" w:fill="D9D9D9"/>
            <w:vAlign w:val="center"/>
          </w:tcPr>
          <w:p w:rsidR="00543D1E" w:rsidRPr="000344CF" w:rsidRDefault="00543D1E" w:rsidP="009D378E">
            <w:pPr>
              <w:jc w:val="center"/>
              <w:rPr>
                <w:rFonts w:asciiTheme="minorHAnsi" w:hAnsiTheme="minorHAnsi"/>
                <w:b/>
                <w:sz w:val="22"/>
                <w:szCs w:val="22"/>
              </w:rPr>
            </w:pPr>
            <w:r w:rsidRPr="000344CF">
              <w:rPr>
                <w:rFonts w:asciiTheme="minorHAnsi" w:hAnsiTheme="minorHAnsi"/>
                <w:b/>
                <w:sz w:val="22"/>
                <w:szCs w:val="22"/>
              </w:rPr>
              <w:t>Category</w:t>
            </w:r>
          </w:p>
        </w:tc>
        <w:tc>
          <w:tcPr>
            <w:tcW w:w="1110" w:type="dxa"/>
            <w:tcBorders>
              <w:top w:val="single" w:sz="4" w:space="0" w:color="auto"/>
              <w:left w:val="single" w:sz="4" w:space="0" w:color="auto"/>
              <w:bottom w:val="single" w:sz="4" w:space="0" w:color="auto"/>
              <w:right w:val="single" w:sz="4" w:space="0" w:color="auto"/>
            </w:tcBorders>
            <w:shd w:val="clear" w:color="auto" w:fill="D9D9D9"/>
            <w:vAlign w:val="center"/>
          </w:tcPr>
          <w:p w:rsidR="00543D1E" w:rsidRPr="000344CF" w:rsidRDefault="00543D1E" w:rsidP="009D378E">
            <w:pPr>
              <w:jc w:val="center"/>
              <w:rPr>
                <w:rFonts w:asciiTheme="minorHAnsi" w:hAnsiTheme="minorHAnsi"/>
                <w:b/>
                <w:sz w:val="22"/>
                <w:szCs w:val="22"/>
              </w:rPr>
            </w:pPr>
            <w:r w:rsidRPr="000344CF">
              <w:rPr>
                <w:rFonts w:asciiTheme="minorHAnsi" w:hAnsiTheme="minorHAnsi"/>
                <w:b/>
                <w:sz w:val="22"/>
                <w:szCs w:val="22"/>
              </w:rPr>
              <w:t>Type</w:t>
            </w:r>
          </w:p>
        </w:tc>
        <w:tc>
          <w:tcPr>
            <w:tcW w:w="1879" w:type="dxa"/>
            <w:tcBorders>
              <w:top w:val="single" w:sz="4" w:space="0" w:color="auto"/>
              <w:left w:val="single" w:sz="4" w:space="0" w:color="auto"/>
              <w:bottom w:val="single" w:sz="4" w:space="0" w:color="auto"/>
              <w:right w:val="single" w:sz="4" w:space="0" w:color="auto"/>
            </w:tcBorders>
            <w:shd w:val="clear" w:color="auto" w:fill="D9D9D9"/>
          </w:tcPr>
          <w:p w:rsidR="00543D1E" w:rsidRPr="000344CF" w:rsidRDefault="00543D1E" w:rsidP="009D378E">
            <w:pPr>
              <w:jc w:val="center"/>
              <w:rPr>
                <w:rFonts w:asciiTheme="minorHAnsi" w:hAnsiTheme="minorHAnsi"/>
                <w:b/>
                <w:sz w:val="22"/>
                <w:szCs w:val="22"/>
              </w:rPr>
            </w:pPr>
          </w:p>
          <w:p w:rsidR="00543D1E" w:rsidRPr="000344CF" w:rsidRDefault="00881FF0" w:rsidP="009D378E">
            <w:pPr>
              <w:jc w:val="center"/>
              <w:rPr>
                <w:rFonts w:asciiTheme="minorHAnsi" w:hAnsiTheme="minorHAnsi"/>
                <w:b/>
                <w:sz w:val="22"/>
                <w:szCs w:val="22"/>
              </w:rPr>
            </w:pPr>
            <w:r w:rsidRPr="000344CF">
              <w:rPr>
                <w:rFonts w:asciiTheme="minorHAnsi" w:hAnsiTheme="minorHAnsi"/>
                <w:b/>
                <w:sz w:val="22"/>
                <w:szCs w:val="22"/>
              </w:rPr>
              <w:t>Event</w:t>
            </w:r>
            <w:r w:rsidR="0098347E" w:rsidRPr="000344CF">
              <w:rPr>
                <w:rFonts w:asciiTheme="minorHAnsi" w:hAnsiTheme="minorHAnsi"/>
                <w:b/>
                <w:sz w:val="22"/>
                <w:szCs w:val="22"/>
              </w:rPr>
              <w:t>[Receiver]</w:t>
            </w:r>
          </w:p>
        </w:tc>
        <w:tc>
          <w:tcPr>
            <w:tcW w:w="5416" w:type="dxa"/>
            <w:tcBorders>
              <w:top w:val="single" w:sz="4" w:space="0" w:color="auto"/>
              <w:left w:val="single" w:sz="4" w:space="0" w:color="auto"/>
              <w:bottom w:val="single" w:sz="4" w:space="0" w:color="auto"/>
              <w:right w:val="single" w:sz="4" w:space="0" w:color="auto"/>
            </w:tcBorders>
            <w:shd w:val="clear" w:color="auto" w:fill="D9D9D9"/>
            <w:vAlign w:val="center"/>
          </w:tcPr>
          <w:p w:rsidR="00543D1E" w:rsidRPr="000344CF" w:rsidRDefault="00543D1E" w:rsidP="009D378E">
            <w:pPr>
              <w:jc w:val="center"/>
              <w:rPr>
                <w:rFonts w:asciiTheme="minorHAnsi" w:hAnsiTheme="minorHAnsi"/>
                <w:b/>
                <w:sz w:val="22"/>
                <w:szCs w:val="22"/>
              </w:rPr>
            </w:pPr>
            <w:r w:rsidRPr="000344CF">
              <w:rPr>
                <w:rFonts w:asciiTheme="minorHAnsi" w:hAnsiTheme="minorHAnsi"/>
                <w:b/>
                <w:sz w:val="22"/>
                <w:szCs w:val="22"/>
              </w:rPr>
              <w:t>Message</w:t>
            </w:r>
          </w:p>
        </w:tc>
      </w:tr>
      <w:tr w:rsidR="00881FF0" w:rsidRPr="000344CF" w:rsidTr="00CF2BCA">
        <w:trPr>
          <w:cantSplit/>
          <w:trHeight w:val="332"/>
        </w:trPr>
        <w:tc>
          <w:tcPr>
            <w:tcW w:w="891" w:type="dxa"/>
            <w:tcBorders>
              <w:top w:val="single" w:sz="4" w:space="0" w:color="auto"/>
            </w:tcBorders>
            <w:vAlign w:val="center"/>
          </w:tcPr>
          <w:p w:rsidR="00543D1E" w:rsidRPr="000344CF" w:rsidRDefault="00543D1E" w:rsidP="00543D1E">
            <w:pPr>
              <w:pStyle w:val="ListParagraph"/>
              <w:numPr>
                <w:ilvl w:val="0"/>
                <w:numId w:val="36"/>
              </w:numPr>
              <w:jc w:val="left"/>
              <w:rPr>
                <w:rFonts w:asciiTheme="minorHAnsi" w:hAnsiTheme="minorHAnsi" w:cstheme="minorBidi"/>
                <w:sz w:val="22"/>
                <w:szCs w:val="22"/>
              </w:rPr>
            </w:pPr>
          </w:p>
        </w:tc>
        <w:tc>
          <w:tcPr>
            <w:tcW w:w="1257" w:type="dxa"/>
            <w:tcBorders>
              <w:top w:val="single" w:sz="4" w:space="0" w:color="auto"/>
            </w:tcBorders>
            <w:vAlign w:val="center"/>
          </w:tcPr>
          <w:p w:rsidR="00543D1E" w:rsidRPr="000344CF" w:rsidRDefault="00543D1E" w:rsidP="009D378E">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tcBorders>
              <w:top w:val="single" w:sz="4" w:space="0" w:color="auto"/>
            </w:tcBorders>
            <w:vAlign w:val="center"/>
          </w:tcPr>
          <w:p w:rsidR="00543D1E" w:rsidRPr="000344CF" w:rsidRDefault="00543D1E" w:rsidP="009D378E">
            <w:pPr>
              <w:rPr>
                <w:rFonts w:asciiTheme="minorHAnsi" w:hAnsiTheme="minorHAnsi" w:cstheme="minorBidi"/>
                <w:sz w:val="22"/>
                <w:szCs w:val="22"/>
              </w:rPr>
            </w:pPr>
            <w:r w:rsidRPr="000344CF">
              <w:rPr>
                <w:rFonts w:asciiTheme="minorHAnsi" w:hAnsiTheme="minorHAnsi" w:cstheme="minorBidi"/>
                <w:sz w:val="22"/>
                <w:szCs w:val="22"/>
              </w:rPr>
              <w:t>Request</w:t>
            </w:r>
          </w:p>
        </w:tc>
        <w:tc>
          <w:tcPr>
            <w:tcW w:w="1879" w:type="dxa"/>
            <w:tcBorders>
              <w:top w:val="single" w:sz="4" w:space="0" w:color="auto"/>
            </w:tcBorders>
            <w:vAlign w:val="center"/>
          </w:tcPr>
          <w:p w:rsidR="00543D1E" w:rsidRPr="000344CF" w:rsidRDefault="00881FF0" w:rsidP="009D378E">
            <w:pPr>
              <w:rPr>
                <w:rFonts w:asciiTheme="minorHAnsi" w:hAnsiTheme="minorHAnsi" w:cstheme="minorBidi"/>
                <w:sz w:val="22"/>
                <w:szCs w:val="22"/>
              </w:rPr>
            </w:pPr>
            <w:r w:rsidRPr="000344CF">
              <w:rPr>
                <w:rFonts w:asciiTheme="minorHAnsi" w:hAnsiTheme="minorHAnsi" w:cstheme="minorBidi"/>
                <w:sz w:val="22"/>
                <w:szCs w:val="22"/>
              </w:rPr>
              <w:t xml:space="preserve">Application Submitted </w:t>
            </w:r>
            <w:r w:rsidR="00E20A80" w:rsidRPr="000344CF">
              <w:rPr>
                <w:rFonts w:asciiTheme="minorHAnsi" w:hAnsiTheme="minorHAnsi" w:cstheme="minorBidi"/>
                <w:sz w:val="22"/>
                <w:szCs w:val="22"/>
              </w:rPr>
              <w:t xml:space="preserve">/Resubmitted </w:t>
            </w:r>
            <w:r w:rsidRPr="000344CF">
              <w:rPr>
                <w:rFonts w:asciiTheme="minorHAnsi" w:hAnsiTheme="minorHAnsi" w:cstheme="minorBidi"/>
                <w:sz w:val="22"/>
                <w:szCs w:val="22"/>
              </w:rPr>
              <w:t>[</w:t>
            </w:r>
            <w:r w:rsidR="00543D1E" w:rsidRPr="000344CF">
              <w:rPr>
                <w:rFonts w:asciiTheme="minorHAnsi" w:hAnsiTheme="minorHAnsi" w:cstheme="minorBidi"/>
                <w:sz w:val="22"/>
                <w:szCs w:val="22"/>
              </w:rPr>
              <w:t>Applicant</w:t>
            </w:r>
            <w:r w:rsidRPr="000344CF">
              <w:rPr>
                <w:rFonts w:asciiTheme="minorHAnsi" w:hAnsiTheme="minorHAnsi" w:cstheme="minorBidi"/>
                <w:sz w:val="22"/>
                <w:szCs w:val="22"/>
              </w:rPr>
              <w:t xml:space="preserve">] </w:t>
            </w:r>
          </w:p>
        </w:tc>
        <w:tc>
          <w:tcPr>
            <w:tcW w:w="5416" w:type="dxa"/>
            <w:tcBorders>
              <w:top w:val="single" w:sz="4" w:space="0" w:color="auto"/>
            </w:tcBorders>
            <w:vAlign w:val="center"/>
          </w:tcPr>
          <w:p w:rsidR="00543D1E" w:rsidRPr="000344CF" w:rsidRDefault="00543D1E" w:rsidP="00CF2BCA">
            <w:pPr>
              <w:pStyle w:val="ListParagraph"/>
              <w:jc w:val="left"/>
              <w:rPr>
                <w:rFonts w:asciiTheme="minorHAnsi" w:hAnsiTheme="minorHAnsi" w:cstheme="minorBidi"/>
                <w:sz w:val="22"/>
                <w:szCs w:val="22"/>
              </w:rPr>
            </w:pPr>
            <w:r w:rsidRPr="000344CF">
              <w:rPr>
                <w:rFonts w:asciiTheme="minorHAnsi" w:hAnsiTheme="minorHAnsi" w:cstheme="minorBidi"/>
                <w:b/>
                <w:bCs/>
                <w:sz w:val="22"/>
                <w:szCs w:val="22"/>
              </w:rPr>
              <w:t xml:space="preserve">Your </w:t>
            </w:r>
            <w:r w:rsidR="00CF2BCA" w:rsidRPr="000344CF">
              <w:rPr>
                <w:rFonts w:asciiTheme="minorHAnsi" w:hAnsiTheme="minorHAnsi" w:cstheme="minorBidi"/>
                <w:b/>
                <w:bCs/>
                <w:sz w:val="22"/>
                <w:szCs w:val="22"/>
              </w:rPr>
              <w:t>Policy and Standard</w:t>
            </w:r>
            <w:r w:rsidRPr="000344CF">
              <w:rPr>
                <w:rFonts w:asciiTheme="minorHAnsi" w:hAnsiTheme="minorHAnsi" w:cstheme="minorBidi"/>
                <w:b/>
                <w:bCs/>
                <w:sz w:val="22"/>
                <w:szCs w:val="22"/>
              </w:rPr>
              <w:t xml:space="preserve"> request &lt;APP ID&gt; has submitted successfully. You will be notified once any action taken on your application by the DOH </w:t>
            </w:r>
            <w:r w:rsidR="00CF2BCA" w:rsidRPr="000344CF">
              <w:rPr>
                <w:rFonts w:asciiTheme="minorHAnsi" w:hAnsiTheme="minorHAnsi" w:cstheme="minorBidi"/>
                <w:b/>
                <w:bCs/>
                <w:sz w:val="22"/>
                <w:szCs w:val="22"/>
              </w:rPr>
              <w:t>Policy and Standards</w:t>
            </w:r>
            <w:r w:rsidRPr="000344CF">
              <w:rPr>
                <w:rFonts w:asciiTheme="minorHAnsi" w:hAnsiTheme="minorHAnsi" w:cstheme="minorBidi"/>
                <w:b/>
                <w:bCs/>
                <w:sz w:val="22"/>
                <w:szCs w:val="22"/>
              </w:rPr>
              <w:t xml:space="preserve"> team.</w:t>
            </w:r>
          </w:p>
        </w:tc>
      </w:tr>
      <w:tr w:rsidR="00881FF0" w:rsidRPr="000344CF" w:rsidTr="00CF2BCA">
        <w:trPr>
          <w:cantSplit/>
          <w:trHeight w:val="332"/>
        </w:trPr>
        <w:tc>
          <w:tcPr>
            <w:tcW w:w="891" w:type="dxa"/>
            <w:tcBorders>
              <w:top w:val="single" w:sz="4" w:space="0" w:color="auto"/>
            </w:tcBorders>
            <w:vAlign w:val="center"/>
          </w:tcPr>
          <w:p w:rsidR="00543D1E" w:rsidRPr="000344CF" w:rsidRDefault="00543D1E" w:rsidP="00543D1E">
            <w:pPr>
              <w:pStyle w:val="ListParagraph"/>
              <w:numPr>
                <w:ilvl w:val="0"/>
                <w:numId w:val="36"/>
              </w:numPr>
              <w:jc w:val="left"/>
              <w:rPr>
                <w:rFonts w:asciiTheme="minorHAnsi" w:hAnsiTheme="minorHAnsi" w:cstheme="minorBidi"/>
                <w:sz w:val="22"/>
                <w:szCs w:val="22"/>
              </w:rPr>
            </w:pPr>
          </w:p>
        </w:tc>
        <w:tc>
          <w:tcPr>
            <w:tcW w:w="1257" w:type="dxa"/>
            <w:tcBorders>
              <w:top w:val="single" w:sz="4" w:space="0" w:color="auto"/>
            </w:tcBorders>
            <w:vAlign w:val="center"/>
          </w:tcPr>
          <w:p w:rsidR="00543D1E" w:rsidRPr="000344CF" w:rsidRDefault="00543D1E" w:rsidP="00543D1E">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tcBorders>
              <w:top w:val="single" w:sz="4" w:space="0" w:color="auto"/>
            </w:tcBorders>
            <w:vAlign w:val="center"/>
          </w:tcPr>
          <w:p w:rsidR="00543D1E" w:rsidRPr="000344CF" w:rsidRDefault="00543D1E" w:rsidP="00543D1E">
            <w:pPr>
              <w:rPr>
                <w:rFonts w:asciiTheme="minorHAnsi" w:hAnsiTheme="minorHAnsi" w:cstheme="minorBidi"/>
                <w:sz w:val="22"/>
                <w:szCs w:val="22"/>
              </w:rPr>
            </w:pPr>
            <w:r w:rsidRPr="000344CF">
              <w:rPr>
                <w:rFonts w:asciiTheme="minorHAnsi" w:hAnsiTheme="minorHAnsi" w:cstheme="minorBidi"/>
                <w:sz w:val="22"/>
                <w:szCs w:val="22"/>
              </w:rPr>
              <w:t>Request</w:t>
            </w:r>
          </w:p>
        </w:tc>
        <w:tc>
          <w:tcPr>
            <w:tcW w:w="1879" w:type="dxa"/>
            <w:tcBorders>
              <w:top w:val="single" w:sz="4" w:space="0" w:color="auto"/>
            </w:tcBorders>
            <w:vAlign w:val="center"/>
          </w:tcPr>
          <w:p w:rsidR="00543D1E" w:rsidRPr="000344CF" w:rsidRDefault="00881FF0" w:rsidP="00543D1E">
            <w:pPr>
              <w:rPr>
                <w:rFonts w:asciiTheme="minorHAnsi" w:hAnsiTheme="minorHAnsi" w:cstheme="minorBidi"/>
                <w:sz w:val="22"/>
                <w:szCs w:val="22"/>
              </w:rPr>
            </w:pPr>
            <w:r w:rsidRPr="000344CF">
              <w:rPr>
                <w:rFonts w:asciiTheme="minorHAnsi" w:hAnsiTheme="minorHAnsi" w:cstheme="minorBidi"/>
                <w:sz w:val="22"/>
                <w:szCs w:val="22"/>
              </w:rPr>
              <w:t xml:space="preserve">Application </w:t>
            </w:r>
            <w:r w:rsidR="00E20A80" w:rsidRPr="000344CF">
              <w:rPr>
                <w:rFonts w:asciiTheme="minorHAnsi" w:hAnsiTheme="minorHAnsi" w:cstheme="minorBidi"/>
                <w:sz w:val="22"/>
                <w:szCs w:val="22"/>
              </w:rPr>
              <w:t xml:space="preserve">Resolved/ </w:t>
            </w:r>
            <w:r w:rsidRPr="000344CF">
              <w:rPr>
                <w:rFonts w:asciiTheme="minorHAnsi" w:hAnsiTheme="minorHAnsi" w:cstheme="minorBidi"/>
                <w:sz w:val="22"/>
                <w:szCs w:val="22"/>
              </w:rPr>
              <w:t>Closed [</w:t>
            </w:r>
            <w:r w:rsidR="00543D1E" w:rsidRPr="000344CF">
              <w:rPr>
                <w:rFonts w:asciiTheme="minorHAnsi" w:hAnsiTheme="minorHAnsi" w:cstheme="minorBidi"/>
                <w:sz w:val="22"/>
                <w:szCs w:val="22"/>
              </w:rPr>
              <w:t>Applicant</w:t>
            </w:r>
            <w:r w:rsidRPr="000344CF">
              <w:rPr>
                <w:rFonts w:asciiTheme="minorHAnsi" w:hAnsiTheme="minorHAnsi" w:cstheme="minorBidi"/>
                <w:sz w:val="22"/>
                <w:szCs w:val="22"/>
              </w:rPr>
              <w:t>]</w:t>
            </w:r>
          </w:p>
        </w:tc>
        <w:tc>
          <w:tcPr>
            <w:tcW w:w="5416" w:type="dxa"/>
            <w:tcBorders>
              <w:top w:val="single" w:sz="4" w:space="0" w:color="auto"/>
            </w:tcBorders>
            <w:vAlign w:val="center"/>
          </w:tcPr>
          <w:p w:rsidR="00624C8B" w:rsidRPr="000344CF" w:rsidRDefault="00CF2BCA" w:rsidP="00CF2BCA">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 xml:space="preserve">Policy and Standard </w:t>
            </w:r>
            <w:r w:rsidR="00543D1E" w:rsidRPr="000344CF">
              <w:rPr>
                <w:rFonts w:asciiTheme="minorHAnsi" w:hAnsiTheme="minorHAnsi" w:cstheme="minorBidi"/>
                <w:b/>
                <w:bCs/>
                <w:sz w:val="22"/>
                <w:szCs w:val="22"/>
              </w:rPr>
              <w:t xml:space="preserve">team has taken action on your </w:t>
            </w:r>
            <w:r w:rsidRPr="000344CF">
              <w:rPr>
                <w:rFonts w:asciiTheme="minorHAnsi" w:hAnsiTheme="minorHAnsi" w:cstheme="minorBidi"/>
                <w:b/>
                <w:bCs/>
                <w:sz w:val="22"/>
                <w:szCs w:val="22"/>
              </w:rPr>
              <w:t>Policy and Standards</w:t>
            </w:r>
            <w:r w:rsidR="00543D1E" w:rsidRPr="000344CF">
              <w:rPr>
                <w:rFonts w:asciiTheme="minorHAnsi" w:hAnsiTheme="minorHAnsi" w:cstheme="minorBidi"/>
                <w:b/>
                <w:bCs/>
                <w:sz w:val="22"/>
                <w:szCs w:val="22"/>
              </w:rPr>
              <w:t xml:space="preserve"> &lt;APP ID&gt;. </w:t>
            </w:r>
          </w:p>
        </w:tc>
      </w:tr>
      <w:tr w:rsidR="00CF2BCA" w:rsidRPr="000344CF" w:rsidTr="00CF2BCA">
        <w:trPr>
          <w:cantSplit/>
          <w:trHeight w:val="332"/>
        </w:trPr>
        <w:tc>
          <w:tcPr>
            <w:tcW w:w="891" w:type="dxa"/>
            <w:tcBorders>
              <w:top w:val="single" w:sz="4" w:space="0" w:color="auto"/>
            </w:tcBorders>
            <w:vAlign w:val="center"/>
          </w:tcPr>
          <w:p w:rsidR="00CF2BCA" w:rsidRPr="000344CF" w:rsidRDefault="00CF2BCA" w:rsidP="00CF2BCA">
            <w:pPr>
              <w:pStyle w:val="ListParagraph"/>
              <w:numPr>
                <w:ilvl w:val="0"/>
                <w:numId w:val="36"/>
              </w:numPr>
              <w:jc w:val="left"/>
              <w:rPr>
                <w:rFonts w:asciiTheme="minorHAnsi" w:hAnsiTheme="minorHAnsi" w:cstheme="minorBidi"/>
                <w:sz w:val="22"/>
                <w:szCs w:val="22"/>
              </w:rPr>
            </w:pPr>
          </w:p>
        </w:tc>
        <w:tc>
          <w:tcPr>
            <w:tcW w:w="1257" w:type="dxa"/>
            <w:tcBorders>
              <w:top w:val="single" w:sz="4" w:space="0" w:color="auto"/>
            </w:tcBorders>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tcBorders>
              <w:top w:val="single" w:sz="4" w:space="0" w:color="auto"/>
            </w:tcBorders>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879" w:type="dxa"/>
            <w:tcBorders>
              <w:top w:val="single" w:sz="4" w:space="0" w:color="auto"/>
            </w:tcBorders>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Application Resolved/ Closed [Applicant]</w:t>
            </w:r>
          </w:p>
        </w:tc>
        <w:tc>
          <w:tcPr>
            <w:tcW w:w="5416" w:type="dxa"/>
            <w:tcBorders>
              <w:top w:val="single" w:sz="4" w:space="0" w:color="auto"/>
            </w:tcBorders>
            <w:vAlign w:val="center"/>
          </w:tcPr>
          <w:p w:rsidR="00CF2BCA" w:rsidRPr="000344CF" w:rsidRDefault="00CF2BCA" w:rsidP="00CF2BCA">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 xml:space="preserve">Policy and Standard team has taken action on your Policy and Standards &lt;APP ID&gt;. </w:t>
            </w:r>
          </w:p>
        </w:tc>
      </w:tr>
      <w:tr w:rsidR="00CF2BCA" w:rsidRPr="000344CF" w:rsidTr="00CF2BCA">
        <w:trPr>
          <w:cantSplit/>
          <w:trHeight w:val="265"/>
        </w:trPr>
        <w:tc>
          <w:tcPr>
            <w:tcW w:w="891" w:type="dxa"/>
            <w:vAlign w:val="center"/>
          </w:tcPr>
          <w:p w:rsidR="00CF2BCA" w:rsidRPr="000344CF" w:rsidRDefault="00CF2BCA" w:rsidP="00CF2BCA">
            <w:pPr>
              <w:pStyle w:val="ListParagraph"/>
              <w:numPr>
                <w:ilvl w:val="0"/>
                <w:numId w:val="36"/>
              </w:numPr>
              <w:jc w:val="left"/>
              <w:rPr>
                <w:rFonts w:asciiTheme="minorHAnsi" w:hAnsiTheme="minorHAnsi" w:cstheme="minorBidi"/>
                <w:sz w:val="22"/>
                <w:szCs w:val="22"/>
              </w:rPr>
            </w:pPr>
          </w:p>
        </w:tc>
        <w:tc>
          <w:tcPr>
            <w:tcW w:w="1257"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EMAIL</w:t>
            </w:r>
          </w:p>
        </w:tc>
        <w:tc>
          <w:tcPr>
            <w:tcW w:w="111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879"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Application Submitted [Admin]</w:t>
            </w:r>
          </w:p>
        </w:tc>
        <w:tc>
          <w:tcPr>
            <w:tcW w:w="5416" w:type="dxa"/>
            <w:vAlign w:val="center"/>
          </w:tcPr>
          <w:p w:rsidR="00CF2BCA" w:rsidRPr="000344CF" w:rsidRDefault="00CF2BCA" w:rsidP="00CF2BCA">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A Policy and Standards request with &lt;APP ID&gt; submitted and needs your attention. Click the link &lt;Link&gt; to view the request.</w:t>
            </w:r>
          </w:p>
        </w:tc>
      </w:tr>
      <w:tr w:rsidR="00CF2BCA" w:rsidRPr="000344CF" w:rsidTr="00CF2BCA">
        <w:trPr>
          <w:cantSplit/>
          <w:trHeight w:val="265"/>
        </w:trPr>
        <w:tc>
          <w:tcPr>
            <w:tcW w:w="891" w:type="dxa"/>
            <w:vAlign w:val="center"/>
          </w:tcPr>
          <w:p w:rsidR="00CF2BCA" w:rsidRPr="000344CF" w:rsidRDefault="00CF2BCA" w:rsidP="00CF2BCA">
            <w:pPr>
              <w:pStyle w:val="ListParagraph"/>
              <w:numPr>
                <w:ilvl w:val="0"/>
                <w:numId w:val="36"/>
              </w:numPr>
              <w:jc w:val="left"/>
              <w:rPr>
                <w:rFonts w:asciiTheme="minorHAnsi" w:hAnsiTheme="minorHAnsi" w:cstheme="minorBidi"/>
                <w:sz w:val="22"/>
                <w:szCs w:val="22"/>
              </w:rPr>
            </w:pPr>
          </w:p>
        </w:tc>
        <w:tc>
          <w:tcPr>
            <w:tcW w:w="1257"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EMAIL</w:t>
            </w:r>
          </w:p>
        </w:tc>
        <w:tc>
          <w:tcPr>
            <w:tcW w:w="1110"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Request</w:t>
            </w:r>
          </w:p>
        </w:tc>
        <w:tc>
          <w:tcPr>
            <w:tcW w:w="1879" w:type="dxa"/>
            <w:vAlign w:val="center"/>
          </w:tcPr>
          <w:p w:rsidR="00CF2BCA" w:rsidRPr="000344CF" w:rsidRDefault="00CF2BCA" w:rsidP="00CF2BCA">
            <w:pPr>
              <w:rPr>
                <w:rFonts w:asciiTheme="minorHAnsi" w:hAnsiTheme="minorHAnsi" w:cstheme="minorBidi"/>
                <w:sz w:val="22"/>
                <w:szCs w:val="22"/>
              </w:rPr>
            </w:pPr>
            <w:r w:rsidRPr="000344CF">
              <w:rPr>
                <w:rFonts w:asciiTheme="minorHAnsi" w:hAnsiTheme="minorHAnsi" w:cstheme="minorBidi"/>
                <w:sz w:val="22"/>
                <w:szCs w:val="22"/>
              </w:rPr>
              <w:t>Application Submitted [Admin]</w:t>
            </w:r>
          </w:p>
        </w:tc>
        <w:tc>
          <w:tcPr>
            <w:tcW w:w="5416" w:type="dxa"/>
            <w:vAlign w:val="center"/>
          </w:tcPr>
          <w:p w:rsidR="00CF2BCA" w:rsidRPr="000344CF" w:rsidRDefault="00CF2BCA" w:rsidP="00CF2BCA">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A Policy and Standards request with &lt;APP ID&gt; assigned to you and needs your attention. Click the link &lt;Link&gt; to view the request.</w:t>
            </w:r>
          </w:p>
        </w:tc>
      </w:tr>
      <w:tr w:rsidR="001B43D5" w:rsidRPr="000344CF" w:rsidTr="00CF2BCA">
        <w:trPr>
          <w:cantSplit/>
          <w:trHeight w:val="265"/>
        </w:trPr>
        <w:tc>
          <w:tcPr>
            <w:tcW w:w="891" w:type="dxa"/>
            <w:vAlign w:val="center"/>
          </w:tcPr>
          <w:p w:rsidR="001B43D5" w:rsidRPr="000344CF" w:rsidRDefault="001B43D5" w:rsidP="00CF2BCA">
            <w:pPr>
              <w:pStyle w:val="ListParagraph"/>
              <w:numPr>
                <w:ilvl w:val="0"/>
                <w:numId w:val="36"/>
              </w:numPr>
              <w:jc w:val="left"/>
              <w:rPr>
                <w:rFonts w:asciiTheme="minorHAnsi" w:hAnsiTheme="minorHAnsi" w:cstheme="minorBidi"/>
                <w:sz w:val="22"/>
                <w:szCs w:val="22"/>
              </w:rPr>
            </w:pPr>
          </w:p>
        </w:tc>
        <w:tc>
          <w:tcPr>
            <w:tcW w:w="1257" w:type="dxa"/>
            <w:vAlign w:val="center"/>
          </w:tcPr>
          <w:p w:rsidR="001B43D5" w:rsidRPr="000344CF" w:rsidRDefault="001B43D5" w:rsidP="00CF2BCA">
            <w:pPr>
              <w:rPr>
                <w:rFonts w:asciiTheme="minorHAnsi" w:hAnsiTheme="minorHAnsi" w:cstheme="minorBidi"/>
                <w:sz w:val="22"/>
                <w:szCs w:val="22"/>
              </w:rPr>
            </w:pPr>
            <w:r w:rsidRPr="000344CF">
              <w:rPr>
                <w:rFonts w:asciiTheme="minorHAnsi" w:hAnsiTheme="minorHAnsi" w:cstheme="minorBidi"/>
                <w:sz w:val="22"/>
                <w:szCs w:val="22"/>
              </w:rPr>
              <w:t>SMS</w:t>
            </w:r>
          </w:p>
        </w:tc>
        <w:tc>
          <w:tcPr>
            <w:tcW w:w="1110" w:type="dxa"/>
            <w:vAlign w:val="center"/>
          </w:tcPr>
          <w:p w:rsidR="001B43D5" w:rsidRPr="000344CF" w:rsidRDefault="001B43D5" w:rsidP="00CF2BCA">
            <w:pPr>
              <w:rPr>
                <w:rFonts w:asciiTheme="minorHAnsi" w:hAnsiTheme="minorHAnsi" w:cstheme="minorBidi"/>
                <w:sz w:val="22"/>
                <w:szCs w:val="22"/>
              </w:rPr>
            </w:pPr>
            <w:r w:rsidRPr="000344CF">
              <w:rPr>
                <w:rFonts w:asciiTheme="minorHAnsi" w:hAnsiTheme="minorHAnsi" w:cstheme="minorBidi"/>
                <w:sz w:val="22"/>
                <w:szCs w:val="22"/>
              </w:rPr>
              <w:t>Reminder</w:t>
            </w:r>
          </w:p>
        </w:tc>
        <w:tc>
          <w:tcPr>
            <w:tcW w:w="1879" w:type="dxa"/>
            <w:vAlign w:val="center"/>
          </w:tcPr>
          <w:p w:rsidR="001B43D5" w:rsidRPr="000344CF" w:rsidRDefault="001B43D5" w:rsidP="001B43D5">
            <w:pPr>
              <w:rPr>
                <w:rFonts w:asciiTheme="minorHAnsi" w:hAnsiTheme="minorHAnsi" w:cstheme="minorBidi"/>
                <w:sz w:val="22"/>
                <w:szCs w:val="22"/>
              </w:rPr>
            </w:pPr>
            <w:r w:rsidRPr="000344CF">
              <w:rPr>
                <w:rFonts w:asciiTheme="minorHAnsi" w:hAnsiTheme="minorHAnsi" w:cstheme="minorBidi"/>
                <w:sz w:val="22"/>
                <w:szCs w:val="22"/>
              </w:rPr>
              <w:t>Application Clarification Required</w:t>
            </w:r>
          </w:p>
          <w:p w:rsidR="001B43D5" w:rsidRPr="000344CF" w:rsidRDefault="001B43D5" w:rsidP="00002F50">
            <w:pPr>
              <w:rPr>
                <w:rFonts w:asciiTheme="minorHAnsi" w:hAnsiTheme="minorHAnsi" w:cstheme="minorBidi"/>
                <w:sz w:val="22"/>
                <w:szCs w:val="22"/>
              </w:rPr>
            </w:pPr>
            <w:r w:rsidRPr="000344CF">
              <w:rPr>
                <w:rFonts w:asciiTheme="minorHAnsi" w:hAnsiTheme="minorHAnsi" w:cstheme="minorBidi"/>
                <w:sz w:val="22"/>
                <w:szCs w:val="22"/>
              </w:rPr>
              <w:t>[Applicant]</w:t>
            </w:r>
          </w:p>
        </w:tc>
        <w:tc>
          <w:tcPr>
            <w:tcW w:w="5416" w:type="dxa"/>
            <w:vAlign w:val="center"/>
          </w:tcPr>
          <w:p w:rsidR="001B43D5" w:rsidRPr="000344CF" w:rsidRDefault="001B43D5" w:rsidP="00CF2BCA">
            <w:pPr>
              <w:pStyle w:val="ListParagraph"/>
              <w:jc w:val="left"/>
              <w:rPr>
                <w:rFonts w:asciiTheme="minorHAnsi" w:hAnsiTheme="minorHAnsi" w:cstheme="minorBidi"/>
                <w:b/>
                <w:bCs/>
                <w:sz w:val="22"/>
                <w:szCs w:val="22"/>
              </w:rPr>
            </w:pPr>
            <w:r w:rsidRPr="000344CF">
              <w:rPr>
                <w:rFonts w:asciiTheme="minorHAnsi" w:hAnsiTheme="minorHAnsi" w:cstheme="minorBidi"/>
                <w:b/>
                <w:bCs/>
                <w:sz w:val="22"/>
                <w:szCs w:val="22"/>
              </w:rPr>
              <w:t xml:space="preserve">You request with &lt;APP ID&gt; is waiting for the action. Please login to </w:t>
            </w:r>
            <w:proofErr w:type="spellStart"/>
            <w:r w:rsidRPr="000344CF">
              <w:rPr>
                <w:rFonts w:asciiTheme="minorHAnsi" w:hAnsiTheme="minorHAnsi" w:cstheme="minorBidi"/>
                <w:b/>
                <w:bCs/>
                <w:sz w:val="22"/>
                <w:szCs w:val="22"/>
              </w:rPr>
              <w:t>DoH</w:t>
            </w:r>
            <w:proofErr w:type="spellEnd"/>
            <w:r w:rsidRPr="000344CF">
              <w:rPr>
                <w:rFonts w:asciiTheme="minorHAnsi" w:hAnsiTheme="minorHAnsi" w:cstheme="minorBidi"/>
                <w:b/>
                <w:bCs/>
                <w:sz w:val="22"/>
                <w:szCs w:val="22"/>
              </w:rPr>
              <w:t xml:space="preserve"> portal to complete the application.</w:t>
            </w:r>
          </w:p>
        </w:tc>
      </w:tr>
    </w:tbl>
    <w:p w:rsidR="00543D1E" w:rsidRPr="000344CF" w:rsidRDefault="00543D1E" w:rsidP="009217D8">
      <w:pPr>
        <w:rPr>
          <w:rFonts w:asciiTheme="minorHAnsi" w:hAnsiTheme="minorHAnsi"/>
          <w:sz w:val="22"/>
          <w:szCs w:val="22"/>
          <w:lang w:eastAsia="de-DE"/>
        </w:rPr>
      </w:pPr>
    </w:p>
    <w:p w:rsidR="00543D1E" w:rsidRPr="000344CF" w:rsidRDefault="00543D1E"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0344CF" w:rsidRPr="000344CF" w:rsidRDefault="000344CF" w:rsidP="009217D8">
      <w:pPr>
        <w:rPr>
          <w:rFonts w:asciiTheme="minorHAnsi" w:hAnsiTheme="minorHAnsi"/>
          <w:sz w:val="22"/>
          <w:szCs w:val="22"/>
          <w:lang w:eastAsia="de-DE"/>
        </w:rPr>
      </w:pPr>
    </w:p>
    <w:p w:rsidR="00C80A1C" w:rsidRPr="000344CF" w:rsidRDefault="00C80A1C" w:rsidP="009217D8">
      <w:pPr>
        <w:rPr>
          <w:rFonts w:asciiTheme="minorHAnsi" w:hAnsiTheme="minorHAnsi"/>
          <w:sz w:val="22"/>
          <w:szCs w:val="22"/>
          <w:lang w:eastAsia="de-DE"/>
        </w:rPr>
      </w:pPr>
    </w:p>
    <w:p w:rsidR="00194D45" w:rsidRPr="000344CF" w:rsidRDefault="00194D45" w:rsidP="00194D45">
      <w:pPr>
        <w:pStyle w:val="Heading2"/>
        <w:rPr>
          <w:rFonts w:asciiTheme="minorHAnsi" w:hAnsiTheme="minorHAnsi"/>
          <w:sz w:val="22"/>
          <w:szCs w:val="22"/>
          <w:lang w:eastAsia="de-DE"/>
        </w:rPr>
      </w:pPr>
      <w:bookmarkStart w:id="82" w:name="_Toc14337143"/>
      <w:r w:rsidRPr="000344CF">
        <w:rPr>
          <w:rFonts w:asciiTheme="minorHAnsi" w:hAnsiTheme="minorHAnsi"/>
          <w:sz w:val="22"/>
          <w:szCs w:val="22"/>
          <w:lang w:eastAsia="de-DE"/>
        </w:rPr>
        <w:lastRenderedPageBreak/>
        <w:t>Process Diagrams:</w:t>
      </w:r>
      <w:bookmarkEnd w:id="82"/>
    </w:p>
    <w:p w:rsidR="00194D45" w:rsidRPr="000344CF" w:rsidRDefault="00194D45" w:rsidP="009217D8">
      <w:pPr>
        <w:rPr>
          <w:rFonts w:asciiTheme="minorHAnsi" w:hAnsiTheme="minorHAnsi"/>
          <w:sz w:val="22"/>
          <w:szCs w:val="22"/>
          <w:lang w:eastAsia="de-DE"/>
        </w:rPr>
      </w:pPr>
    </w:p>
    <w:p w:rsidR="00194D45" w:rsidRPr="000344CF" w:rsidRDefault="00194D45" w:rsidP="00194D45">
      <w:pPr>
        <w:pStyle w:val="Heading3"/>
        <w:rPr>
          <w:rFonts w:asciiTheme="minorHAnsi" w:hAnsiTheme="minorHAnsi"/>
          <w:sz w:val="22"/>
          <w:szCs w:val="22"/>
          <w:lang w:eastAsia="de-DE"/>
        </w:rPr>
      </w:pPr>
      <w:bookmarkStart w:id="83" w:name="_Application_Status_flow:"/>
      <w:bookmarkStart w:id="84" w:name="_Toc14337144"/>
      <w:bookmarkEnd w:id="83"/>
      <w:r w:rsidRPr="000344CF">
        <w:rPr>
          <w:rFonts w:asciiTheme="minorHAnsi" w:hAnsiTheme="minorHAnsi"/>
          <w:sz w:val="22"/>
          <w:szCs w:val="22"/>
          <w:lang w:eastAsia="de-DE"/>
        </w:rPr>
        <w:t>Application Status flow:</w:t>
      </w:r>
      <w:bookmarkEnd w:id="84"/>
    </w:p>
    <w:p w:rsidR="00194D45" w:rsidRPr="000344CF" w:rsidRDefault="00194D45" w:rsidP="009217D8">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514B86DC" wp14:editId="59819557">
            <wp:extent cx="6367021" cy="5963234"/>
            <wp:effectExtent l="0" t="0" r="0" b="0"/>
            <wp:docPr id="11" name="Picture 11" descr="\\ahc-fileserver3\IT Department\IT Application\Business Analysis\Projects\DOH Policies and Standard System\State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hc-fileserver3\IT Department\IT Application\Business Analysis\Projects\DOH Policies and Standard System\State Diagram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74952" cy="5970662"/>
                    </a:xfrm>
                    <a:prstGeom prst="rect">
                      <a:avLst/>
                    </a:prstGeom>
                    <a:noFill/>
                    <a:ln>
                      <a:noFill/>
                    </a:ln>
                  </pic:spPr>
                </pic:pic>
              </a:graphicData>
            </a:graphic>
          </wp:inline>
        </w:drawing>
      </w:r>
    </w:p>
    <w:p w:rsidR="00194D45" w:rsidRPr="000344CF" w:rsidRDefault="00194D45" w:rsidP="009217D8">
      <w:pPr>
        <w:rPr>
          <w:rFonts w:asciiTheme="minorHAnsi" w:hAnsiTheme="minorHAnsi"/>
          <w:sz w:val="22"/>
          <w:szCs w:val="22"/>
          <w:lang w:eastAsia="de-DE"/>
        </w:rPr>
      </w:pPr>
    </w:p>
    <w:p w:rsidR="00194D45" w:rsidRPr="000344CF" w:rsidRDefault="00194D45" w:rsidP="00194D45">
      <w:pPr>
        <w:pStyle w:val="Heading3"/>
        <w:rPr>
          <w:rFonts w:asciiTheme="minorHAnsi" w:hAnsiTheme="minorHAnsi"/>
          <w:sz w:val="22"/>
          <w:szCs w:val="22"/>
          <w:lang w:eastAsia="de-DE"/>
        </w:rPr>
      </w:pPr>
      <w:bookmarkStart w:id="85" w:name="_Policy_and_Standards"/>
      <w:bookmarkStart w:id="86" w:name="_Toc14337145"/>
      <w:bookmarkEnd w:id="85"/>
      <w:r w:rsidRPr="000344CF">
        <w:rPr>
          <w:rFonts w:asciiTheme="minorHAnsi" w:hAnsiTheme="minorHAnsi"/>
          <w:sz w:val="22"/>
          <w:szCs w:val="22"/>
          <w:lang w:eastAsia="de-DE"/>
        </w:rPr>
        <w:lastRenderedPageBreak/>
        <w:t>Policy and Standards team’s internal process:</w:t>
      </w:r>
      <w:bookmarkEnd w:id="86"/>
    </w:p>
    <w:p w:rsidR="00194D45" w:rsidRPr="000344CF" w:rsidRDefault="00194D45" w:rsidP="009217D8">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5B4B0844" wp14:editId="6888F47D">
            <wp:extent cx="6512305" cy="5116152"/>
            <wp:effectExtent l="0" t="0" r="3175" b="8890"/>
            <wp:docPr id="12" name="Picture 12" descr="\\ahc-fileserver3\IT Department\IT Application\Business Analysis\Projects\DOH Policies and Standard System\PS Internal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hc-fileserver3\IT Department\IT Application\Business Analysis\Projects\DOH Policies and Standard System\PS Internal Proces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7864" cy="5120520"/>
                    </a:xfrm>
                    <a:prstGeom prst="rect">
                      <a:avLst/>
                    </a:prstGeom>
                    <a:noFill/>
                    <a:ln>
                      <a:noFill/>
                    </a:ln>
                  </pic:spPr>
                </pic:pic>
              </a:graphicData>
            </a:graphic>
          </wp:inline>
        </w:drawing>
      </w:r>
    </w:p>
    <w:p w:rsidR="0082515B" w:rsidRPr="000344CF" w:rsidRDefault="0082515B" w:rsidP="00002F50">
      <w:pPr>
        <w:rPr>
          <w:rFonts w:asciiTheme="minorHAnsi" w:hAnsiTheme="minorHAnsi"/>
          <w:b/>
          <w:bCs/>
          <w:sz w:val="22"/>
          <w:szCs w:val="22"/>
          <w:lang w:eastAsia="de-DE"/>
        </w:rPr>
      </w:pPr>
      <w:r w:rsidRPr="000344CF">
        <w:rPr>
          <w:rFonts w:asciiTheme="minorHAnsi" w:hAnsiTheme="minorHAnsi"/>
          <w:b/>
          <w:bCs/>
          <w:sz w:val="22"/>
          <w:szCs w:val="22"/>
          <w:lang w:eastAsia="de-DE"/>
        </w:rPr>
        <w:t>Note</w:t>
      </w:r>
      <w:r w:rsidR="000344CF" w:rsidRPr="000344CF">
        <w:rPr>
          <w:rFonts w:asciiTheme="minorHAnsi" w:hAnsiTheme="minorHAnsi"/>
          <w:b/>
          <w:bCs/>
          <w:sz w:val="22"/>
          <w:szCs w:val="22"/>
          <w:lang w:eastAsia="de-DE"/>
        </w:rPr>
        <w:t>s</w:t>
      </w:r>
      <w:r w:rsidRPr="000344CF">
        <w:rPr>
          <w:rFonts w:asciiTheme="minorHAnsi" w:hAnsiTheme="minorHAnsi"/>
          <w:b/>
          <w:bCs/>
          <w:sz w:val="22"/>
          <w:szCs w:val="22"/>
          <w:lang w:eastAsia="de-DE"/>
        </w:rPr>
        <w:t>:</w:t>
      </w:r>
    </w:p>
    <w:p w:rsidR="001B43D5" w:rsidRPr="000344CF" w:rsidRDefault="001B43D5">
      <w:pPr>
        <w:rPr>
          <w:rFonts w:asciiTheme="minorHAnsi" w:hAnsiTheme="minorHAnsi"/>
          <w:sz w:val="22"/>
          <w:szCs w:val="22"/>
          <w:lang w:eastAsia="de-DE"/>
        </w:rPr>
      </w:pPr>
      <w:r w:rsidRPr="000344CF">
        <w:rPr>
          <w:rFonts w:asciiTheme="minorHAnsi" w:hAnsiTheme="minorHAnsi"/>
          <w:sz w:val="22"/>
          <w:szCs w:val="22"/>
          <w:lang w:eastAsia="de-DE"/>
        </w:rPr>
        <w:t xml:space="preserve">Internet and Intranet portal design will be out of scope of this project. However, we will have a working link </w:t>
      </w:r>
      <w:r w:rsidR="0082515B" w:rsidRPr="000344CF">
        <w:rPr>
          <w:rFonts w:asciiTheme="minorHAnsi" w:hAnsiTheme="minorHAnsi"/>
          <w:sz w:val="22"/>
          <w:szCs w:val="22"/>
          <w:lang w:eastAsia="de-DE"/>
        </w:rPr>
        <w:t>after the project implementation that will show the available projects open to receive feedback.</w:t>
      </w:r>
      <w:r w:rsidRPr="000344CF">
        <w:rPr>
          <w:rFonts w:asciiTheme="minorHAnsi" w:hAnsiTheme="minorHAnsi"/>
          <w:sz w:val="22"/>
          <w:szCs w:val="22"/>
          <w:lang w:eastAsia="de-DE"/>
        </w:rPr>
        <w:t xml:space="preserve"> </w:t>
      </w:r>
    </w:p>
    <w:p w:rsidR="00B2032F" w:rsidRPr="000344CF" w:rsidRDefault="00B2032F">
      <w:pPr>
        <w:rPr>
          <w:rFonts w:asciiTheme="minorHAnsi" w:hAnsiTheme="minorHAnsi"/>
          <w:sz w:val="22"/>
          <w:szCs w:val="22"/>
          <w:lang w:eastAsia="de-DE"/>
        </w:rPr>
      </w:pPr>
    </w:p>
    <w:p w:rsidR="00B2032F" w:rsidRPr="000344CF" w:rsidRDefault="00B2032F">
      <w:pPr>
        <w:rPr>
          <w:rFonts w:asciiTheme="minorHAnsi" w:hAnsiTheme="minorHAnsi"/>
          <w:sz w:val="22"/>
          <w:szCs w:val="22"/>
          <w:lang w:eastAsia="de-DE"/>
        </w:rPr>
      </w:pPr>
      <w:r w:rsidRPr="000344CF">
        <w:rPr>
          <w:rFonts w:asciiTheme="minorHAnsi" w:hAnsiTheme="minorHAnsi"/>
          <w:sz w:val="22"/>
          <w:szCs w:val="22"/>
          <w:lang w:eastAsia="de-DE"/>
        </w:rPr>
        <w:t>Portal design on internet and intranet could be achieved by contacting the Corporate Communication &amp; Media team, as they are the owner of the internet and internet system.</w:t>
      </w:r>
    </w:p>
    <w:p w:rsidR="00A066BB" w:rsidRPr="000344CF" w:rsidRDefault="00A066BB" w:rsidP="00A066BB">
      <w:pPr>
        <w:pStyle w:val="Heading1"/>
        <w:rPr>
          <w:rFonts w:asciiTheme="minorHAnsi" w:hAnsiTheme="minorHAnsi"/>
          <w:sz w:val="22"/>
          <w:szCs w:val="22"/>
        </w:rPr>
      </w:pPr>
      <w:bookmarkStart w:id="87" w:name="_Toc14337146"/>
      <w:r w:rsidRPr="000344CF">
        <w:rPr>
          <w:rFonts w:asciiTheme="minorHAnsi" w:hAnsiTheme="minorHAnsi"/>
          <w:sz w:val="22"/>
          <w:szCs w:val="22"/>
        </w:rPr>
        <w:lastRenderedPageBreak/>
        <w:t>Mockups</w:t>
      </w:r>
      <w:bookmarkEnd w:id="87"/>
    </w:p>
    <w:p w:rsidR="00A066BB" w:rsidRPr="000344CF" w:rsidRDefault="00A066BB" w:rsidP="00A066BB">
      <w:pPr>
        <w:rPr>
          <w:rFonts w:asciiTheme="minorHAnsi" w:hAnsiTheme="minorHAnsi"/>
          <w:sz w:val="22"/>
          <w:szCs w:val="22"/>
          <w:lang w:eastAsia="de-DE"/>
        </w:rPr>
      </w:pPr>
      <w:r w:rsidRPr="000344CF">
        <w:rPr>
          <w:rFonts w:asciiTheme="minorHAnsi" w:hAnsiTheme="minorHAnsi"/>
          <w:sz w:val="22"/>
          <w:szCs w:val="22"/>
          <w:lang w:eastAsia="de-DE"/>
        </w:rPr>
        <w:t>(Note: The mockup designs are only for the reference purpose and the actual design could be little different.)</w:t>
      </w:r>
    </w:p>
    <w:p w:rsidR="00A066BB" w:rsidRPr="000344CF" w:rsidRDefault="00A066BB" w:rsidP="00A066BB">
      <w:pPr>
        <w:rPr>
          <w:rFonts w:asciiTheme="minorHAnsi" w:hAnsiTheme="minorHAnsi"/>
          <w:sz w:val="22"/>
          <w:szCs w:val="22"/>
          <w:lang w:eastAsia="de-DE"/>
        </w:rPr>
      </w:pPr>
    </w:p>
    <w:p w:rsidR="00A066BB" w:rsidRPr="000344CF" w:rsidRDefault="00122F83" w:rsidP="00A066BB">
      <w:pPr>
        <w:pStyle w:val="Heading2"/>
        <w:rPr>
          <w:rFonts w:asciiTheme="minorHAnsi" w:hAnsiTheme="minorHAnsi"/>
          <w:sz w:val="22"/>
          <w:szCs w:val="22"/>
          <w:lang w:eastAsia="de-DE"/>
        </w:rPr>
      </w:pPr>
      <w:bookmarkStart w:id="88" w:name="_Notification_Page:"/>
      <w:bookmarkStart w:id="89" w:name="_DoH_Internal_Staff"/>
      <w:bookmarkStart w:id="90" w:name="_Toc14337147"/>
      <w:bookmarkEnd w:id="88"/>
      <w:bookmarkEnd w:id="89"/>
      <w:proofErr w:type="spellStart"/>
      <w:r w:rsidRPr="000344CF">
        <w:rPr>
          <w:rFonts w:asciiTheme="minorHAnsi" w:hAnsiTheme="minorHAnsi"/>
          <w:sz w:val="22"/>
          <w:szCs w:val="22"/>
          <w:lang w:eastAsia="de-DE"/>
        </w:rPr>
        <w:t>DoH</w:t>
      </w:r>
      <w:proofErr w:type="spellEnd"/>
      <w:r w:rsidRPr="000344CF">
        <w:rPr>
          <w:rFonts w:asciiTheme="minorHAnsi" w:hAnsiTheme="minorHAnsi"/>
          <w:sz w:val="22"/>
          <w:szCs w:val="22"/>
          <w:lang w:eastAsia="de-DE"/>
        </w:rPr>
        <w:t xml:space="preserve"> Internal Staff view</w:t>
      </w:r>
      <w:r w:rsidR="00A066BB" w:rsidRPr="000344CF">
        <w:rPr>
          <w:rFonts w:asciiTheme="minorHAnsi" w:hAnsiTheme="minorHAnsi"/>
          <w:sz w:val="22"/>
          <w:szCs w:val="22"/>
          <w:lang w:eastAsia="de-DE"/>
        </w:rPr>
        <w:t>:</w:t>
      </w:r>
      <w:bookmarkEnd w:id="90"/>
    </w:p>
    <w:p w:rsidR="00122F83" w:rsidRPr="000344CF" w:rsidRDefault="0097711B" w:rsidP="00122F83">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69184CCE" wp14:editId="64475C2A">
            <wp:extent cx="6617969" cy="2504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2837" cy="2509990"/>
                    </a:xfrm>
                    <a:prstGeom prst="rect">
                      <a:avLst/>
                    </a:prstGeom>
                  </pic:spPr>
                </pic:pic>
              </a:graphicData>
            </a:graphic>
          </wp:inline>
        </w:drawing>
      </w:r>
    </w:p>
    <w:p w:rsidR="00543D1E" w:rsidRPr="000344CF" w:rsidRDefault="00543D1E" w:rsidP="00543D1E">
      <w:pPr>
        <w:rPr>
          <w:rFonts w:asciiTheme="minorHAnsi" w:hAnsiTheme="minorHAnsi"/>
          <w:sz w:val="22"/>
          <w:szCs w:val="22"/>
          <w:lang w:eastAsia="de-DE"/>
        </w:rPr>
      </w:pPr>
    </w:p>
    <w:p w:rsidR="006408BE" w:rsidRPr="000344CF" w:rsidRDefault="006408BE" w:rsidP="00543D1E">
      <w:pPr>
        <w:rPr>
          <w:rFonts w:asciiTheme="minorHAnsi" w:hAnsiTheme="minorHAnsi"/>
          <w:sz w:val="22"/>
          <w:szCs w:val="22"/>
          <w:lang w:eastAsia="de-DE"/>
        </w:rPr>
      </w:pPr>
    </w:p>
    <w:p w:rsidR="006408BE" w:rsidRPr="000344CF" w:rsidRDefault="006408BE" w:rsidP="00543D1E">
      <w:pPr>
        <w:rPr>
          <w:rFonts w:asciiTheme="minorHAnsi" w:hAnsiTheme="minorHAnsi"/>
          <w:sz w:val="22"/>
          <w:szCs w:val="22"/>
          <w:lang w:eastAsia="de-DE"/>
        </w:rPr>
      </w:pPr>
    </w:p>
    <w:p w:rsidR="006408BE" w:rsidRPr="000344CF" w:rsidRDefault="00D760E5" w:rsidP="006408BE">
      <w:pPr>
        <w:pStyle w:val="Heading2"/>
        <w:rPr>
          <w:rFonts w:asciiTheme="minorHAnsi" w:hAnsiTheme="minorHAnsi"/>
          <w:sz w:val="22"/>
          <w:szCs w:val="22"/>
          <w:lang w:eastAsia="de-DE"/>
        </w:rPr>
      </w:pPr>
      <w:bookmarkStart w:id="91" w:name="_Did_you_know"/>
      <w:bookmarkStart w:id="92" w:name="_External_User_View:"/>
      <w:bookmarkStart w:id="93" w:name="_Toc14337148"/>
      <w:bookmarkEnd w:id="91"/>
      <w:bookmarkEnd w:id="92"/>
      <w:r w:rsidRPr="000344CF">
        <w:rPr>
          <w:rFonts w:asciiTheme="minorHAnsi" w:hAnsiTheme="minorHAnsi"/>
          <w:sz w:val="22"/>
          <w:szCs w:val="22"/>
          <w:lang w:eastAsia="de-DE"/>
        </w:rPr>
        <w:t>External User View</w:t>
      </w:r>
      <w:r w:rsidR="006408BE" w:rsidRPr="000344CF">
        <w:rPr>
          <w:rFonts w:asciiTheme="minorHAnsi" w:hAnsiTheme="minorHAnsi"/>
          <w:sz w:val="22"/>
          <w:szCs w:val="22"/>
          <w:lang w:eastAsia="de-DE"/>
        </w:rPr>
        <w:t>:</w:t>
      </w:r>
      <w:bookmarkEnd w:id="93"/>
    </w:p>
    <w:p w:rsidR="006408BE" w:rsidRPr="000344CF" w:rsidRDefault="0097711B" w:rsidP="006408BE">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20A7B597" wp14:editId="5CEE1EC5">
            <wp:extent cx="6604303" cy="2511188"/>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8663" cy="2520450"/>
                    </a:xfrm>
                    <a:prstGeom prst="rect">
                      <a:avLst/>
                    </a:prstGeom>
                  </pic:spPr>
                </pic:pic>
              </a:graphicData>
            </a:graphic>
          </wp:inline>
        </w:drawing>
      </w:r>
    </w:p>
    <w:p w:rsidR="001B5E7F" w:rsidRPr="000344CF" w:rsidRDefault="001B5E7F" w:rsidP="006408BE">
      <w:pPr>
        <w:rPr>
          <w:rFonts w:asciiTheme="minorHAnsi" w:hAnsiTheme="minorHAnsi"/>
          <w:sz w:val="22"/>
          <w:szCs w:val="22"/>
          <w:lang w:eastAsia="de-DE"/>
        </w:rPr>
      </w:pPr>
    </w:p>
    <w:p w:rsidR="001B5E7F" w:rsidRPr="000344CF" w:rsidRDefault="0060788A" w:rsidP="001B5E7F">
      <w:pPr>
        <w:pStyle w:val="Heading2"/>
        <w:rPr>
          <w:rFonts w:asciiTheme="minorHAnsi" w:hAnsiTheme="minorHAnsi"/>
          <w:sz w:val="22"/>
          <w:szCs w:val="22"/>
          <w:lang w:eastAsia="de-DE"/>
        </w:rPr>
      </w:pPr>
      <w:bookmarkStart w:id="94" w:name="_New_/_Update"/>
      <w:bookmarkStart w:id="95" w:name="_Toc14337149"/>
      <w:bookmarkEnd w:id="94"/>
      <w:r w:rsidRPr="000344CF">
        <w:rPr>
          <w:rFonts w:asciiTheme="minorHAnsi" w:hAnsiTheme="minorHAnsi"/>
          <w:sz w:val="22"/>
          <w:szCs w:val="22"/>
          <w:lang w:eastAsia="de-DE"/>
        </w:rPr>
        <w:lastRenderedPageBreak/>
        <w:t>New / Update Request</w:t>
      </w:r>
      <w:r w:rsidR="001B5E7F" w:rsidRPr="000344CF">
        <w:rPr>
          <w:rFonts w:asciiTheme="minorHAnsi" w:hAnsiTheme="minorHAnsi"/>
          <w:sz w:val="22"/>
          <w:szCs w:val="22"/>
          <w:lang w:eastAsia="de-DE"/>
        </w:rPr>
        <w:t>:</w:t>
      </w:r>
      <w:bookmarkEnd w:id="95"/>
    </w:p>
    <w:p w:rsidR="001B5E7F" w:rsidRPr="000344CF" w:rsidRDefault="0097711B" w:rsidP="006408BE">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361F5F42" wp14:editId="6C962BD5">
            <wp:extent cx="6363970" cy="62627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146" cy="6270823"/>
                    </a:xfrm>
                    <a:prstGeom prst="rect">
                      <a:avLst/>
                    </a:prstGeom>
                  </pic:spPr>
                </pic:pic>
              </a:graphicData>
            </a:graphic>
          </wp:inline>
        </w:drawing>
      </w:r>
    </w:p>
    <w:p w:rsidR="00002F50" w:rsidRPr="000344CF" w:rsidRDefault="00002F50" w:rsidP="006408BE">
      <w:pPr>
        <w:rPr>
          <w:rFonts w:asciiTheme="minorHAnsi" w:hAnsiTheme="minorHAnsi"/>
          <w:b/>
          <w:bCs/>
          <w:sz w:val="22"/>
          <w:szCs w:val="22"/>
          <w:lang w:eastAsia="de-DE"/>
        </w:rPr>
      </w:pPr>
      <w:r w:rsidRPr="000344CF">
        <w:rPr>
          <w:rFonts w:asciiTheme="minorHAnsi" w:hAnsiTheme="minorHAnsi"/>
          <w:b/>
          <w:bCs/>
          <w:sz w:val="22"/>
          <w:szCs w:val="22"/>
          <w:lang w:eastAsia="de-DE"/>
        </w:rPr>
        <w:t>Note</w:t>
      </w:r>
      <w:r w:rsidR="000344CF" w:rsidRPr="000344CF">
        <w:rPr>
          <w:rFonts w:asciiTheme="minorHAnsi" w:hAnsiTheme="minorHAnsi"/>
          <w:b/>
          <w:bCs/>
          <w:sz w:val="22"/>
          <w:szCs w:val="22"/>
          <w:lang w:eastAsia="de-DE"/>
        </w:rPr>
        <w:t>s</w:t>
      </w:r>
      <w:r w:rsidRPr="000344CF">
        <w:rPr>
          <w:rFonts w:asciiTheme="minorHAnsi" w:hAnsiTheme="minorHAnsi"/>
          <w:b/>
          <w:bCs/>
          <w:sz w:val="22"/>
          <w:szCs w:val="22"/>
          <w:lang w:eastAsia="de-DE"/>
        </w:rPr>
        <w:t>:</w:t>
      </w:r>
    </w:p>
    <w:p w:rsidR="00002F50" w:rsidRPr="000344CF" w:rsidRDefault="00002F50" w:rsidP="00C2467C">
      <w:pPr>
        <w:pStyle w:val="ListParagraph"/>
        <w:numPr>
          <w:ilvl w:val="0"/>
          <w:numId w:val="44"/>
        </w:numPr>
        <w:rPr>
          <w:rFonts w:asciiTheme="minorHAnsi" w:hAnsiTheme="minorHAnsi"/>
          <w:sz w:val="22"/>
          <w:szCs w:val="22"/>
        </w:rPr>
      </w:pPr>
      <w:r w:rsidRPr="000344CF">
        <w:rPr>
          <w:rFonts w:asciiTheme="minorHAnsi" w:hAnsiTheme="minorHAnsi"/>
          <w:sz w:val="22"/>
          <w:szCs w:val="22"/>
        </w:rPr>
        <w:t>This page will have option to</w:t>
      </w:r>
      <w:r w:rsidR="00104F97" w:rsidRPr="000344CF">
        <w:rPr>
          <w:rFonts w:asciiTheme="minorHAnsi" w:hAnsiTheme="minorHAnsi"/>
          <w:sz w:val="22"/>
          <w:szCs w:val="22"/>
        </w:rPr>
        <w:t xml:space="preserve"> </w:t>
      </w:r>
      <w:r w:rsidR="00104F97" w:rsidRPr="000344CF">
        <w:rPr>
          <w:rFonts w:asciiTheme="minorHAnsi" w:hAnsiTheme="minorHAnsi"/>
          <w:b/>
          <w:bCs/>
          <w:sz w:val="22"/>
          <w:szCs w:val="22"/>
        </w:rPr>
        <w:t>return back application, close request</w:t>
      </w:r>
      <w:r w:rsidR="00104F97" w:rsidRPr="000344CF">
        <w:rPr>
          <w:rFonts w:asciiTheme="minorHAnsi" w:hAnsiTheme="minorHAnsi"/>
          <w:sz w:val="22"/>
          <w:szCs w:val="22"/>
        </w:rPr>
        <w:t>, link</w:t>
      </w:r>
      <w:r w:rsidRPr="000344CF">
        <w:rPr>
          <w:rFonts w:asciiTheme="minorHAnsi" w:hAnsiTheme="minorHAnsi"/>
          <w:b/>
          <w:bCs/>
          <w:sz w:val="22"/>
          <w:szCs w:val="22"/>
        </w:rPr>
        <w:t xml:space="preserve"> request with existing project</w:t>
      </w:r>
      <w:r w:rsidRPr="000344CF">
        <w:rPr>
          <w:rFonts w:asciiTheme="minorHAnsi" w:hAnsiTheme="minorHAnsi"/>
          <w:sz w:val="22"/>
          <w:szCs w:val="22"/>
        </w:rPr>
        <w:t xml:space="preserve"> or to </w:t>
      </w:r>
      <w:r w:rsidRPr="000344CF">
        <w:rPr>
          <w:rFonts w:asciiTheme="minorHAnsi" w:hAnsiTheme="minorHAnsi"/>
          <w:b/>
          <w:bCs/>
          <w:sz w:val="22"/>
          <w:szCs w:val="22"/>
        </w:rPr>
        <w:t>create a new project</w:t>
      </w:r>
      <w:r w:rsidRPr="000344CF">
        <w:rPr>
          <w:rFonts w:asciiTheme="minorHAnsi" w:hAnsiTheme="minorHAnsi"/>
          <w:sz w:val="22"/>
          <w:szCs w:val="22"/>
        </w:rPr>
        <w:t xml:space="preserve">. If clicked on the “Create Project” it will open </w:t>
      </w:r>
      <w:hyperlink w:anchor="_Project_View" w:history="1">
        <w:r w:rsidRPr="000344CF">
          <w:rPr>
            <w:rStyle w:val="Hyperlink"/>
            <w:rFonts w:asciiTheme="minorHAnsi" w:hAnsiTheme="minorHAnsi"/>
            <w:sz w:val="22"/>
            <w:szCs w:val="22"/>
          </w:rPr>
          <w:t>#5.5 Project View</w:t>
        </w:r>
      </w:hyperlink>
    </w:p>
    <w:p w:rsidR="00002F50" w:rsidRPr="000344CF" w:rsidRDefault="00002F50" w:rsidP="00C2467C">
      <w:pPr>
        <w:pStyle w:val="ListParagraph"/>
        <w:numPr>
          <w:ilvl w:val="0"/>
          <w:numId w:val="44"/>
        </w:numPr>
        <w:rPr>
          <w:rFonts w:asciiTheme="minorHAnsi" w:hAnsiTheme="minorHAnsi"/>
          <w:sz w:val="22"/>
          <w:szCs w:val="22"/>
        </w:rPr>
      </w:pPr>
      <w:r w:rsidRPr="000344CF">
        <w:rPr>
          <w:rFonts w:asciiTheme="minorHAnsi" w:hAnsiTheme="minorHAnsi"/>
          <w:sz w:val="22"/>
          <w:szCs w:val="22"/>
        </w:rPr>
        <w:t xml:space="preserve">All Fields will be disabled for the </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officer.</w:t>
      </w:r>
    </w:p>
    <w:p w:rsidR="00192C8E" w:rsidRPr="000344CF" w:rsidRDefault="00192C8E" w:rsidP="00BB2937">
      <w:pPr>
        <w:pStyle w:val="ListParagraph"/>
        <w:numPr>
          <w:ilvl w:val="0"/>
          <w:numId w:val="44"/>
        </w:numPr>
        <w:rPr>
          <w:rFonts w:asciiTheme="minorHAnsi" w:hAnsiTheme="minorHAnsi"/>
          <w:sz w:val="22"/>
          <w:szCs w:val="22"/>
        </w:rPr>
      </w:pPr>
      <w:r w:rsidRPr="000344CF">
        <w:rPr>
          <w:rFonts w:asciiTheme="minorHAnsi" w:hAnsiTheme="minorHAnsi"/>
          <w:sz w:val="22"/>
          <w:szCs w:val="22"/>
        </w:rPr>
        <w:t>Applicant</w:t>
      </w:r>
      <w:r w:rsidR="00BB2937">
        <w:rPr>
          <w:rFonts w:asciiTheme="minorHAnsi" w:hAnsiTheme="minorHAnsi"/>
          <w:sz w:val="22"/>
          <w:szCs w:val="22"/>
        </w:rPr>
        <w:t>’s</w:t>
      </w:r>
      <w:r w:rsidRPr="000344CF">
        <w:rPr>
          <w:rFonts w:asciiTheme="minorHAnsi" w:hAnsiTheme="minorHAnsi"/>
          <w:sz w:val="22"/>
          <w:szCs w:val="22"/>
        </w:rPr>
        <w:t xml:space="preserve"> personal information </w:t>
      </w:r>
      <w:r w:rsidR="00BB2937">
        <w:rPr>
          <w:rFonts w:asciiTheme="minorHAnsi" w:hAnsiTheme="minorHAnsi"/>
          <w:sz w:val="22"/>
          <w:szCs w:val="22"/>
        </w:rPr>
        <w:t>will be available for policy</w:t>
      </w:r>
      <w:r w:rsidRPr="000344CF">
        <w:rPr>
          <w:rFonts w:asciiTheme="minorHAnsi" w:hAnsiTheme="minorHAnsi"/>
          <w:sz w:val="22"/>
          <w:szCs w:val="22"/>
        </w:rPr>
        <w:t xml:space="preserve"> officer</w:t>
      </w:r>
      <w:r w:rsidR="00BB2937">
        <w:rPr>
          <w:rFonts w:asciiTheme="minorHAnsi" w:hAnsiTheme="minorHAnsi"/>
          <w:sz w:val="22"/>
          <w:szCs w:val="22"/>
        </w:rPr>
        <w:t xml:space="preserve"> when they</w:t>
      </w:r>
      <w:r w:rsidRPr="000344CF">
        <w:rPr>
          <w:rFonts w:asciiTheme="minorHAnsi" w:hAnsiTheme="minorHAnsi"/>
          <w:sz w:val="22"/>
          <w:szCs w:val="22"/>
        </w:rPr>
        <w:t xml:space="preserve"> open this page.</w:t>
      </w:r>
    </w:p>
    <w:p w:rsidR="00104F97" w:rsidRPr="000344CF" w:rsidRDefault="00104F97" w:rsidP="00C2467C">
      <w:pPr>
        <w:pStyle w:val="ListParagraph"/>
        <w:numPr>
          <w:ilvl w:val="0"/>
          <w:numId w:val="44"/>
        </w:numPr>
        <w:rPr>
          <w:rFonts w:asciiTheme="minorHAnsi" w:hAnsiTheme="minorHAnsi"/>
          <w:sz w:val="22"/>
          <w:szCs w:val="22"/>
        </w:rPr>
      </w:pPr>
      <w:r w:rsidRPr="000344CF">
        <w:rPr>
          <w:rFonts w:asciiTheme="minorHAnsi" w:hAnsiTheme="minorHAnsi"/>
          <w:sz w:val="22"/>
          <w:szCs w:val="22"/>
        </w:rPr>
        <w:t>If closed, then justification should be mandatory and the same should be visible to applicant.</w:t>
      </w:r>
    </w:p>
    <w:p w:rsidR="0060788A" w:rsidRPr="000344CF" w:rsidRDefault="0060788A" w:rsidP="0060788A">
      <w:pPr>
        <w:pStyle w:val="Heading2"/>
        <w:rPr>
          <w:rFonts w:asciiTheme="minorHAnsi" w:hAnsiTheme="minorHAnsi"/>
          <w:sz w:val="22"/>
          <w:szCs w:val="22"/>
          <w:lang w:eastAsia="de-DE"/>
        </w:rPr>
      </w:pPr>
      <w:bookmarkStart w:id="96" w:name="_Delete_Request:"/>
      <w:bookmarkStart w:id="97" w:name="_Toc14337150"/>
      <w:bookmarkEnd w:id="96"/>
      <w:r w:rsidRPr="000344CF">
        <w:rPr>
          <w:rFonts w:asciiTheme="minorHAnsi" w:hAnsiTheme="minorHAnsi"/>
          <w:sz w:val="22"/>
          <w:szCs w:val="22"/>
          <w:lang w:eastAsia="de-DE"/>
        </w:rPr>
        <w:lastRenderedPageBreak/>
        <w:t>Delete Request:</w:t>
      </w:r>
      <w:bookmarkEnd w:id="97"/>
    </w:p>
    <w:p w:rsidR="001B5E7F" w:rsidRPr="000344CF" w:rsidRDefault="0097711B" w:rsidP="006408BE">
      <w:pPr>
        <w:rPr>
          <w:rFonts w:asciiTheme="minorHAnsi" w:hAnsiTheme="minorHAnsi"/>
          <w:sz w:val="22"/>
          <w:szCs w:val="22"/>
          <w:lang w:eastAsia="de-DE"/>
        </w:rPr>
      </w:pPr>
      <w:r w:rsidRPr="000344CF">
        <w:rPr>
          <w:rFonts w:asciiTheme="minorHAnsi" w:hAnsiTheme="minorHAnsi"/>
          <w:noProof/>
          <w:sz w:val="22"/>
          <w:szCs w:val="22"/>
        </w:rPr>
        <w:drawing>
          <wp:inline distT="0" distB="0" distL="0" distR="0" wp14:anchorId="581C87CF" wp14:editId="5992ECBC">
            <wp:extent cx="6211019" cy="638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5281" cy="6387400"/>
                    </a:xfrm>
                    <a:prstGeom prst="rect">
                      <a:avLst/>
                    </a:prstGeom>
                  </pic:spPr>
                </pic:pic>
              </a:graphicData>
            </a:graphic>
          </wp:inline>
        </w:drawing>
      </w:r>
    </w:p>
    <w:p w:rsidR="00002F50" w:rsidRPr="000344CF" w:rsidRDefault="00002F50" w:rsidP="00002F50">
      <w:pPr>
        <w:rPr>
          <w:rFonts w:asciiTheme="minorHAnsi" w:hAnsiTheme="minorHAnsi"/>
          <w:b/>
          <w:bCs/>
          <w:sz w:val="22"/>
          <w:szCs w:val="22"/>
          <w:lang w:eastAsia="de-DE"/>
        </w:rPr>
      </w:pPr>
      <w:r w:rsidRPr="000344CF">
        <w:rPr>
          <w:rFonts w:asciiTheme="minorHAnsi" w:hAnsiTheme="minorHAnsi"/>
          <w:b/>
          <w:bCs/>
          <w:sz w:val="22"/>
          <w:szCs w:val="22"/>
          <w:lang w:eastAsia="de-DE"/>
        </w:rPr>
        <w:t>Note</w:t>
      </w:r>
      <w:r w:rsidR="000344CF" w:rsidRPr="000344CF">
        <w:rPr>
          <w:rFonts w:asciiTheme="minorHAnsi" w:hAnsiTheme="minorHAnsi"/>
          <w:b/>
          <w:bCs/>
          <w:sz w:val="22"/>
          <w:szCs w:val="22"/>
          <w:lang w:eastAsia="de-DE"/>
        </w:rPr>
        <w:t>s</w:t>
      </w:r>
      <w:r w:rsidRPr="000344CF">
        <w:rPr>
          <w:rFonts w:asciiTheme="minorHAnsi" w:hAnsiTheme="minorHAnsi"/>
          <w:b/>
          <w:bCs/>
          <w:sz w:val="22"/>
          <w:szCs w:val="22"/>
          <w:lang w:eastAsia="de-DE"/>
        </w:rPr>
        <w:t>:</w:t>
      </w:r>
    </w:p>
    <w:p w:rsidR="00002F50" w:rsidRPr="000344CF" w:rsidRDefault="00002F50" w:rsidP="000344CF">
      <w:pPr>
        <w:pStyle w:val="ListParagraph"/>
        <w:numPr>
          <w:ilvl w:val="0"/>
          <w:numId w:val="45"/>
        </w:numPr>
        <w:spacing w:line="240" w:lineRule="auto"/>
        <w:rPr>
          <w:rFonts w:asciiTheme="minorHAnsi" w:hAnsiTheme="minorHAnsi"/>
          <w:sz w:val="22"/>
          <w:szCs w:val="22"/>
        </w:rPr>
      </w:pPr>
      <w:r w:rsidRPr="000344CF">
        <w:rPr>
          <w:rFonts w:asciiTheme="minorHAnsi" w:hAnsiTheme="minorHAnsi"/>
          <w:sz w:val="22"/>
          <w:szCs w:val="22"/>
        </w:rPr>
        <w:t>This page will have option to</w:t>
      </w:r>
      <w:r w:rsidR="00104F97" w:rsidRPr="000344CF">
        <w:rPr>
          <w:rFonts w:asciiTheme="minorHAnsi" w:hAnsiTheme="minorHAnsi"/>
          <w:sz w:val="22"/>
          <w:szCs w:val="22"/>
        </w:rPr>
        <w:t xml:space="preserve"> </w:t>
      </w:r>
      <w:r w:rsidR="00104F97" w:rsidRPr="000344CF">
        <w:rPr>
          <w:rFonts w:asciiTheme="minorHAnsi" w:hAnsiTheme="minorHAnsi"/>
          <w:b/>
          <w:bCs/>
          <w:sz w:val="22"/>
          <w:szCs w:val="22"/>
        </w:rPr>
        <w:t>return back application, close request</w:t>
      </w:r>
      <w:r w:rsidR="00104F97" w:rsidRPr="000344CF">
        <w:rPr>
          <w:rFonts w:asciiTheme="minorHAnsi" w:hAnsiTheme="minorHAnsi"/>
          <w:sz w:val="22"/>
          <w:szCs w:val="22"/>
        </w:rPr>
        <w:t>,</w:t>
      </w:r>
      <w:r w:rsidRPr="000344CF">
        <w:rPr>
          <w:rFonts w:asciiTheme="minorHAnsi" w:hAnsiTheme="minorHAnsi"/>
          <w:sz w:val="22"/>
          <w:szCs w:val="22"/>
        </w:rPr>
        <w:t xml:space="preserve"> </w:t>
      </w:r>
      <w:r w:rsidRPr="000344CF">
        <w:rPr>
          <w:rFonts w:asciiTheme="minorHAnsi" w:hAnsiTheme="minorHAnsi"/>
          <w:b/>
          <w:bCs/>
          <w:sz w:val="22"/>
          <w:szCs w:val="22"/>
        </w:rPr>
        <w:t>link request with existing project</w:t>
      </w:r>
      <w:r w:rsidRPr="000344CF">
        <w:rPr>
          <w:rFonts w:asciiTheme="minorHAnsi" w:hAnsiTheme="minorHAnsi"/>
          <w:sz w:val="22"/>
          <w:szCs w:val="22"/>
        </w:rPr>
        <w:t xml:space="preserve"> or to </w:t>
      </w:r>
      <w:r w:rsidRPr="000344CF">
        <w:rPr>
          <w:rFonts w:asciiTheme="minorHAnsi" w:hAnsiTheme="minorHAnsi"/>
          <w:b/>
          <w:bCs/>
          <w:sz w:val="22"/>
          <w:szCs w:val="22"/>
        </w:rPr>
        <w:t>create a new project</w:t>
      </w:r>
      <w:r w:rsidRPr="000344CF">
        <w:rPr>
          <w:rFonts w:asciiTheme="minorHAnsi" w:hAnsiTheme="minorHAnsi"/>
          <w:sz w:val="22"/>
          <w:szCs w:val="22"/>
        </w:rPr>
        <w:t xml:space="preserve">. If clicked on the “Create Project” it will open </w:t>
      </w:r>
      <w:hyperlink w:anchor="_Project_View" w:history="1">
        <w:r w:rsidRPr="000344CF">
          <w:rPr>
            <w:rStyle w:val="Hyperlink"/>
            <w:rFonts w:asciiTheme="minorHAnsi" w:hAnsiTheme="minorHAnsi"/>
            <w:sz w:val="22"/>
            <w:szCs w:val="22"/>
          </w:rPr>
          <w:t>#5.5 Project View</w:t>
        </w:r>
      </w:hyperlink>
    </w:p>
    <w:p w:rsidR="00002F50" w:rsidRPr="000344CF" w:rsidRDefault="00002F50" w:rsidP="000344CF">
      <w:pPr>
        <w:pStyle w:val="ListParagraph"/>
        <w:numPr>
          <w:ilvl w:val="0"/>
          <w:numId w:val="45"/>
        </w:numPr>
        <w:spacing w:line="240" w:lineRule="auto"/>
        <w:rPr>
          <w:rFonts w:asciiTheme="minorHAnsi" w:hAnsiTheme="minorHAnsi"/>
          <w:sz w:val="22"/>
          <w:szCs w:val="22"/>
        </w:rPr>
      </w:pPr>
      <w:r w:rsidRPr="000344CF">
        <w:rPr>
          <w:rFonts w:asciiTheme="minorHAnsi" w:hAnsiTheme="minorHAnsi"/>
          <w:sz w:val="22"/>
          <w:szCs w:val="22"/>
        </w:rPr>
        <w:t xml:space="preserve">All Fields will be disabled for the </w:t>
      </w: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officer.</w:t>
      </w:r>
    </w:p>
    <w:p w:rsidR="00192C8E" w:rsidRPr="000344CF" w:rsidRDefault="00192C8E" w:rsidP="000344CF">
      <w:pPr>
        <w:pStyle w:val="ListParagraph"/>
        <w:numPr>
          <w:ilvl w:val="0"/>
          <w:numId w:val="45"/>
        </w:numPr>
        <w:spacing w:line="240" w:lineRule="auto"/>
        <w:rPr>
          <w:rFonts w:asciiTheme="minorHAnsi" w:hAnsiTheme="minorHAnsi"/>
          <w:sz w:val="22"/>
          <w:szCs w:val="22"/>
        </w:rPr>
      </w:pPr>
      <w:r w:rsidRPr="000344CF">
        <w:rPr>
          <w:rFonts w:asciiTheme="minorHAnsi" w:hAnsiTheme="minorHAnsi"/>
          <w:sz w:val="22"/>
          <w:szCs w:val="22"/>
        </w:rPr>
        <w:t>Applicant personal information should be shown if officers opens this page.</w:t>
      </w:r>
    </w:p>
    <w:p w:rsidR="00104F97" w:rsidRPr="000344CF" w:rsidRDefault="00104F97" w:rsidP="000344CF">
      <w:pPr>
        <w:pStyle w:val="ListParagraph"/>
        <w:numPr>
          <w:ilvl w:val="0"/>
          <w:numId w:val="45"/>
        </w:numPr>
        <w:spacing w:line="240" w:lineRule="auto"/>
        <w:rPr>
          <w:rFonts w:asciiTheme="minorHAnsi" w:hAnsiTheme="minorHAnsi"/>
          <w:sz w:val="22"/>
          <w:szCs w:val="22"/>
        </w:rPr>
      </w:pPr>
      <w:r w:rsidRPr="000344CF">
        <w:rPr>
          <w:rFonts w:asciiTheme="minorHAnsi" w:hAnsiTheme="minorHAnsi"/>
          <w:sz w:val="22"/>
          <w:szCs w:val="22"/>
        </w:rPr>
        <w:t>If closed, then justification should be mandatory and the same should be visible to applicant.</w:t>
      </w:r>
    </w:p>
    <w:p w:rsidR="00FC3DBC" w:rsidRPr="000344CF" w:rsidRDefault="00FC3DBC" w:rsidP="00FC3DBC">
      <w:pPr>
        <w:pStyle w:val="Heading2"/>
        <w:rPr>
          <w:rFonts w:asciiTheme="minorHAnsi" w:hAnsiTheme="minorHAnsi"/>
          <w:sz w:val="22"/>
          <w:szCs w:val="22"/>
          <w:lang w:eastAsia="de-DE"/>
        </w:rPr>
      </w:pPr>
      <w:bookmarkStart w:id="98" w:name="_Project_View"/>
      <w:bookmarkStart w:id="99" w:name="_Toc14337151"/>
      <w:bookmarkEnd w:id="98"/>
      <w:r w:rsidRPr="000344CF">
        <w:rPr>
          <w:rFonts w:asciiTheme="minorHAnsi" w:hAnsiTheme="minorHAnsi"/>
          <w:sz w:val="22"/>
          <w:szCs w:val="22"/>
          <w:lang w:eastAsia="de-DE"/>
        </w:rPr>
        <w:lastRenderedPageBreak/>
        <w:t>Project View</w:t>
      </w:r>
      <w:bookmarkEnd w:id="99"/>
    </w:p>
    <w:p w:rsidR="00FC3DBC" w:rsidRPr="000344CF" w:rsidRDefault="00114BFE" w:rsidP="006408BE">
      <w:pPr>
        <w:rPr>
          <w:rFonts w:asciiTheme="minorHAnsi" w:hAnsiTheme="minorHAnsi"/>
          <w:sz w:val="22"/>
          <w:szCs w:val="22"/>
          <w:lang w:eastAsia="de-DE"/>
        </w:rPr>
      </w:pPr>
      <w:r w:rsidRPr="000344CF">
        <w:rPr>
          <w:rFonts w:asciiTheme="minorHAnsi" w:hAnsiTheme="minorHAnsi"/>
          <w:noProof/>
          <w:sz w:val="22"/>
          <w:szCs w:val="22"/>
        </w:rPr>
        <mc:AlternateContent>
          <mc:Choice Requires="wps">
            <w:drawing>
              <wp:anchor distT="0" distB="0" distL="114300" distR="114300" simplePos="0" relativeHeight="251660288" behindDoc="0" locked="0" layoutInCell="1" allowOverlap="1" wp14:anchorId="7490CEA5" wp14:editId="725494C9">
                <wp:simplePos x="0" y="0"/>
                <wp:positionH relativeFrom="column">
                  <wp:posOffset>4781550</wp:posOffset>
                </wp:positionH>
                <wp:positionV relativeFrom="paragraph">
                  <wp:posOffset>3352800</wp:posOffset>
                </wp:positionV>
                <wp:extent cx="1838325" cy="228600"/>
                <wp:effectExtent l="19050" t="19050" r="28575" b="38100"/>
                <wp:wrapNone/>
                <wp:docPr id="16" name="Left Arrow 16"/>
                <wp:cNvGraphicFramePr/>
                <a:graphic xmlns:a="http://schemas.openxmlformats.org/drawingml/2006/main">
                  <a:graphicData uri="http://schemas.microsoft.com/office/word/2010/wordprocessingShape">
                    <wps:wsp>
                      <wps:cNvSpPr/>
                      <wps:spPr>
                        <a:xfrm>
                          <a:off x="0" y="0"/>
                          <a:ext cx="1838325" cy="228600"/>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5409B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6" o:spid="_x0000_s1026" type="#_x0000_t66" style="position:absolute;margin-left:376.5pt;margin-top:264pt;width:144.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" adj="1343" fillcolor="red" strokecolor="red" strokeweight="1pt"/>
            </w:pict>
          </mc:Fallback>
        </mc:AlternateContent>
      </w:r>
      <w:r w:rsidRPr="000344CF">
        <w:rPr>
          <w:rFonts w:asciiTheme="minorHAnsi" w:hAnsiTheme="minorHAnsi"/>
          <w:noProof/>
          <w:sz w:val="22"/>
          <w:szCs w:val="22"/>
        </w:rPr>
        <mc:AlternateContent>
          <mc:Choice Requires="wps">
            <w:drawing>
              <wp:anchor distT="0" distB="0" distL="114300" distR="114300" simplePos="0" relativeHeight="251659264" behindDoc="0" locked="0" layoutInCell="1" allowOverlap="1" wp14:anchorId="31DCE52C" wp14:editId="02509018">
                <wp:simplePos x="0" y="0"/>
                <wp:positionH relativeFrom="column">
                  <wp:posOffset>3267075</wp:posOffset>
                </wp:positionH>
                <wp:positionV relativeFrom="paragraph">
                  <wp:posOffset>3190875</wp:posOffset>
                </wp:positionV>
                <wp:extent cx="1428750" cy="1543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428750" cy="154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89E05" id="Rectangle 10" o:spid="_x0000_s1026" style="position:absolute;margin-left:257.25pt;margin-top:251.25pt;width:112.5pt;height:1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" filled="f" strokecolor="red" strokeweight="1pt"/>
            </w:pict>
          </mc:Fallback>
        </mc:AlternateContent>
      </w:r>
      <w:r w:rsidR="0097711B" w:rsidRPr="000344CF">
        <w:rPr>
          <w:rFonts w:asciiTheme="minorHAnsi" w:hAnsiTheme="minorHAnsi"/>
          <w:noProof/>
          <w:sz w:val="22"/>
          <w:szCs w:val="22"/>
        </w:rPr>
        <w:drawing>
          <wp:inline distT="0" distB="0" distL="0" distR="0" wp14:anchorId="67B4AAA7" wp14:editId="1903C2E2">
            <wp:extent cx="6462215" cy="551980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1239" cy="5527517"/>
                    </a:xfrm>
                    <a:prstGeom prst="rect">
                      <a:avLst/>
                    </a:prstGeom>
                  </pic:spPr>
                </pic:pic>
              </a:graphicData>
            </a:graphic>
          </wp:inline>
        </w:drawing>
      </w:r>
    </w:p>
    <w:p w:rsidR="002F22A8" w:rsidRPr="000344CF" w:rsidRDefault="002F22A8" w:rsidP="006408BE">
      <w:pPr>
        <w:rPr>
          <w:rFonts w:asciiTheme="minorHAnsi" w:hAnsiTheme="minorHAnsi"/>
          <w:b/>
          <w:bCs/>
          <w:sz w:val="22"/>
          <w:szCs w:val="22"/>
          <w:lang w:eastAsia="de-DE"/>
        </w:rPr>
      </w:pPr>
      <w:r w:rsidRPr="000344CF">
        <w:rPr>
          <w:rFonts w:asciiTheme="minorHAnsi" w:hAnsiTheme="minorHAnsi"/>
          <w:b/>
          <w:bCs/>
          <w:sz w:val="22"/>
          <w:szCs w:val="22"/>
          <w:lang w:eastAsia="de-DE"/>
        </w:rPr>
        <w:t>Note</w:t>
      </w:r>
      <w:r w:rsidR="000344CF" w:rsidRPr="000344CF">
        <w:rPr>
          <w:rFonts w:asciiTheme="minorHAnsi" w:hAnsiTheme="minorHAnsi"/>
          <w:b/>
          <w:bCs/>
          <w:sz w:val="22"/>
          <w:szCs w:val="22"/>
          <w:lang w:eastAsia="de-DE"/>
        </w:rPr>
        <w:t>s</w:t>
      </w:r>
      <w:r w:rsidRPr="000344CF">
        <w:rPr>
          <w:rFonts w:asciiTheme="minorHAnsi" w:hAnsiTheme="minorHAnsi"/>
          <w:b/>
          <w:bCs/>
          <w:sz w:val="22"/>
          <w:szCs w:val="22"/>
          <w:lang w:eastAsia="de-DE"/>
        </w:rPr>
        <w:t>:</w:t>
      </w:r>
    </w:p>
    <w:p w:rsidR="002F22A8" w:rsidRPr="000344CF" w:rsidRDefault="002F22A8" w:rsidP="002F22A8">
      <w:pPr>
        <w:pStyle w:val="ListParagraph"/>
        <w:numPr>
          <w:ilvl w:val="0"/>
          <w:numId w:val="42"/>
        </w:numPr>
        <w:rPr>
          <w:rFonts w:asciiTheme="minorHAnsi" w:hAnsiTheme="minorHAnsi"/>
          <w:sz w:val="22"/>
          <w:szCs w:val="22"/>
        </w:rPr>
      </w:pPr>
      <w:r w:rsidRPr="000344CF">
        <w:rPr>
          <w:rFonts w:asciiTheme="minorHAnsi" w:hAnsiTheme="minorHAnsi"/>
          <w:sz w:val="22"/>
          <w:szCs w:val="22"/>
        </w:rPr>
        <w:t xml:space="preserve">Ownership dropdown to be added to the form and it should </w:t>
      </w:r>
      <w:r w:rsidR="00BB2937">
        <w:rPr>
          <w:rFonts w:asciiTheme="minorHAnsi" w:hAnsiTheme="minorHAnsi"/>
          <w:sz w:val="22"/>
          <w:szCs w:val="22"/>
        </w:rPr>
        <w:t xml:space="preserve">be </w:t>
      </w:r>
      <w:r w:rsidRPr="000344CF">
        <w:rPr>
          <w:rFonts w:asciiTheme="minorHAnsi" w:hAnsiTheme="minorHAnsi"/>
          <w:sz w:val="22"/>
          <w:szCs w:val="22"/>
        </w:rPr>
        <w:t>populate</w:t>
      </w:r>
      <w:r w:rsidR="00BB2937">
        <w:rPr>
          <w:rFonts w:asciiTheme="minorHAnsi" w:hAnsiTheme="minorHAnsi"/>
          <w:sz w:val="22"/>
          <w:szCs w:val="22"/>
        </w:rPr>
        <w:t>d by</w:t>
      </w:r>
      <w:r w:rsidRPr="000344CF">
        <w:rPr>
          <w:rFonts w:asciiTheme="minorHAnsi" w:hAnsiTheme="minorHAnsi"/>
          <w:sz w:val="22"/>
          <w:szCs w:val="22"/>
        </w:rPr>
        <w:t xml:space="preserve"> the staffs </w:t>
      </w:r>
      <w:r w:rsidR="002A0490" w:rsidRPr="000344CF">
        <w:rPr>
          <w:rFonts w:asciiTheme="minorHAnsi" w:hAnsiTheme="minorHAnsi"/>
          <w:sz w:val="22"/>
          <w:szCs w:val="22"/>
        </w:rPr>
        <w:t xml:space="preserve">having </w:t>
      </w:r>
      <w:proofErr w:type="spellStart"/>
      <w:r w:rsidR="002A0490" w:rsidRPr="000344CF">
        <w:rPr>
          <w:rFonts w:asciiTheme="minorHAnsi" w:hAnsiTheme="minorHAnsi"/>
          <w:sz w:val="22"/>
          <w:szCs w:val="22"/>
        </w:rPr>
        <w:t>PS</w:t>
      </w:r>
      <w:r w:rsidRPr="000344CF">
        <w:rPr>
          <w:rFonts w:asciiTheme="minorHAnsi" w:hAnsiTheme="minorHAnsi"/>
          <w:sz w:val="22"/>
          <w:szCs w:val="22"/>
        </w:rPr>
        <w:t>_Officer</w:t>
      </w:r>
      <w:proofErr w:type="spellEnd"/>
      <w:r w:rsidRPr="000344CF">
        <w:rPr>
          <w:rFonts w:asciiTheme="minorHAnsi" w:hAnsiTheme="minorHAnsi"/>
          <w:sz w:val="22"/>
          <w:szCs w:val="22"/>
        </w:rPr>
        <w:t xml:space="preserve"> access.</w:t>
      </w:r>
    </w:p>
    <w:p w:rsidR="00854397" w:rsidRPr="000344CF" w:rsidRDefault="00854397" w:rsidP="002F22A8">
      <w:pPr>
        <w:pStyle w:val="ListParagraph"/>
        <w:numPr>
          <w:ilvl w:val="0"/>
          <w:numId w:val="42"/>
        </w:numPr>
        <w:rPr>
          <w:rFonts w:asciiTheme="minorHAnsi" w:hAnsiTheme="minorHAnsi"/>
          <w:sz w:val="22"/>
          <w:szCs w:val="22"/>
        </w:rPr>
      </w:pPr>
      <w:r w:rsidRPr="000344CF">
        <w:rPr>
          <w:rFonts w:asciiTheme="minorHAnsi" w:hAnsiTheme="minorHAnsi"/>
          <w:sz w:val="22"/>
          <w:szCs w:val="22"/>
        </w:rPr>
        <w:t>Overall project status is open to be selected by the officers.</w:t>
      </w:r>
    </w:p>
    <w:p w:rsidR="00854397" w:rsidRPr="000344CF" w:rsidRDefault="00854397" w:rsidP="002F22A8">
      <w:pPr>
        <w:pStyle w:val="ListParagraph"/>
        <w:numPr>
          <w:ilvl w:val="0"/>
          <w:numId w:val="42"/>
        </w:numPr>
        <w:rPr>
          <w:rStyle w:val="Hyperlink"/>
          <w:rFonts w:asciiTheme="minorHAnsi" w:hAnsiTheme="minorHAnsi"/>
          <w:color w:val="auto"/>
          <w:sz w:val="22"/>
          <w:szCs w:val="22"/>
          <w:u w:val="none"/>
        </w:rPr>
      </w:pPr>
      <w:r w:rsidRPr="000344CF">
        <w:rPr>
          <w:rFonts w:asciiTheme="minorHAnsi" w:hAnsiTheme="minorHAnsi"/>
          <w:sz w:val="22"/>
          <w:szCs w:val="22"/>
        </w:rPr>
        <w:t xml:space="preserve">Refer the default date setup guideline in </w:t>
      </w:r>
      <w:hyperlink w:anchor="_Project_status_KPI" w:history="1">
        <w:r w:rsidRPr="000344CF">
          <w:rPr>
            <w:rStyle w:val="Hyperlink"/>
            <w:rFonts w:asciiTheme="minorHAnsi" w:hAnsiTheme="minorHAnsi"/>
            <w:sz w:val="22"/>
            <w:szCs w:val="22"/>
          </w:rPr>
          <w:t>Section #7.3 Project status KPI</w:t>
        </w:r>
      </w:hyperlink>
    </w:p>
    <w:p w:rsidR="00B076E4" w:rsidRPr="000344CF" w:rsidRDefault="00B076E4" w:rsidP="002F22A8">
      <w:pPr>
        <w:pStyle w:val="ListParagraph"/>
        <w:numPr>
          <w:ilvl w:val="0"/>
          <w:numId w:val="42"/>
        </w:numPr>
        <w:rPr>
          <w:rFonts w:asciiTheme="minorHAnsi" w:hAnsiTheme="minorHAnsi"/>
          <w:sz w:val="22"/>
          <w:szCs w:val="22"/>
        </w:rPr>
      </w:pPr>
      <w:r w:rsidRPr="000344CF">
        <w:rPr>
          <w:rFonts w:asciiTheme="minorHAnsi" w:hAnsiTheme="minorHAnsi"/>
          <w:sz w:val="22"/>
          <w:szCs w:val="22"/>
        </w:rPr>
        <w:t>Task status : Pending, In-Progress and Completed</w:t>
      </w:r>
    </w:p>
    <w:p w:rsidR="00B076E4" w:rsidRPr="000344CF" w:rsidRDefault="00B076E4" w:rsidP="002F22A8">
      <w:pPr>
        <w:pStyle w:val="ListParagraph"/>
        <w:numPr>
          <w:ilvl w:val="0"/>
          <w:numId w:val="42"/>
        </w:numPr>
        <w:rPr>
          <w:rFonts w:asciiTheme="minorHAnsi" w:hAnsiTheme="minorHAnsi"/>
          <w:sz w:val="22"/>
          <w:szCs w:val="22"/>
        </w:rPr>
      </w:pPr>
      <w:r w:rsidRPr="000344CF">
        <w:rPr>
          <w:rFonts w:asciiTheme="minorHAnsi" w:hAnsiTheme="minorHAnsi"/>
          <w:sz w:val="22"/>
          <w:szCs w:val="22"/>
        </w:rPr>
        <w:t>Once a task completed, the next tasks becomes “In-Progress”.</w:t>
      </w:r>
    </w:p>
    <w:p w:rsidR="002A0490" w:rsidRPr="000344CF" w:rsidRDefault="002A0490" w:rsidP="002A0490">
      <w:pPr>
        <w:rPr>
          <w:rFonts w:asciiTheme="minorHAnsi" w:hAnsiTheme="minorHAnsi"/>
          <w:sz w:val="22"/>
          <w:szCs w:val="22"/>
        </w:rPr>
      </w:pPr>
    </w:p>
    <w:p w:rsidR="002A0490" w:rsidRPr="000344CF" w:rsidRDefault="002A0490" w:rsidP="002A0490">
      <w:pPr>
        <w:rPr>
          <w:rFonts w:asciiTheme="minorHAnsi" w:hAnsiTheme="minorHAnsi"/>
          <w:sz w:val="22"/>
          <w:szCs w:val="22"/>
        </w:rPr>
      </w:pPr>
    </w:p>
    <w:p w:rsidR="002A0490" w:rsidRPr="000344CF" w:rsidRDefault="002A0490" w:rsidP="002A0490">
      <w:pPr>
        <w:rPr>
          <w:rFonts w:asciiTheme="minorHAnsi" w:hAnsiTheme="minorHAnsi"/>
          <w:sz w:val="22"/>
          <w:szCs w:val="22"/>
        </w:rPr>
      </w:pPr>
    </w:p>
    <w:p w:rsidR="002A0490" w:rsidRPr="000344CF" w:rsidRDefault="002A0490" w:rsidP="002A0490">
      <w:pPr>
        <w:rPr>
          <w:rFonts w:asciiTheme="minorHAnsi" w:hAnsiTheme="minorHAnsi"/>
          <w:sz w:val="22"/>
          <w:szCs w:val="22"/>
        </w:rPr>
      </w:pPr>
    </w:p>
    <w:p w:rsidR="002A0490" w:rsidRPr="000344CF" w:rsidRDefault="003C3088" w:rsidP="003C3088">
      <w:pPr>
        <w:pStyle w:val="Heading2"/>
        <w:rPr>
          <w:rFonts w:asciiTheme="minorHAnsi" w:hAnsiTheme="minorHAnsi"/>
          <w:sz w:val="22"/>
          <w:szCs w:val="22"/>
        </w:rPr>
      </w:pPr>
      <w:bookmarkStart w:id="100" w:name="_Toc14337152"/>
      <w:r w:rsidRPr="000344CF">
        <w:rPr>
          <w:rFonts w:asciiTheme="minorHAnsi" w:hAnsiTheme="minorHAnsi"/>
          <w:sz w:val="22"/>
          <w:szCs w:val="22"/>
        </w:rPr>
        <w:t>Update Project Tasks:</w:t>
      </w:r>
      <w:bookmarkEnd w:id="100"/>
    </w:p>
    <w:p w:rsidR="003C3088" w:rsidRPr="000344CF" w:rsidRDefault="003C3088"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40580608" wp14:editId="0BEC4803">
            <wp:extent cx="5943600" cy="2315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15210"/>
                    </a:xfrm>
                    <a:prstGeom prst="rect">
                      <a:avLst/>
                    </a:prstGeom>
                  </pic:spPr>
                </pic:pic>
              </a:graphicData>
            </a:graphic>
          </wp:inline>
        </w:drawing>
      </w:r>
    </w:p>
    <w:p w:rsidR="00F823C4" w:rsidRPr="000344CF" w:rsidRDefault="00F823C4" w:rsidP="002A0490">
      <w:pPr>
        <w:rPr>
          <w:rFonts w:asciiTheme="minorHAnsi" w:hAnsiTheme="minorHAnsi"/>
          <w:sz w:val="22"/>
          <w:szCs w:val="22"/>
        </w:rPr>
      </w:pPr>
    </w:p>
    <w:p w:rsidR="00F823C4" w:rsidRPr="000344CF" w:rsidRDefault="00F823C4" w:rsidP="00F823C4">
      <w:pPr>
        <w:pStyle w:val="Heading2"/>
        <w:rPr>
          <w:rFonts w:asciiTheme="minorHAnsi" w:hAnsiTheme="minorHAnsi"/>
          <w:sz w:val="22"/>
          <w:szCs w:val="22"/>
        </w:rPr>
      </w:pPr>
      <w:bookmarkStart w:id="101" w:name="_Initiate_User_Feedback"/>
      <w:bookmarkStart w:id="102" w:name="_Toc14337153"/>
      <w:bookmarkEnd w:id="101"/>
      <w:r w:rsidRPr="000344CF">
        <w:rPr>
          <w:rFonts w:asciiTheme="minorHAnsi" w:hAnsiTheme="minorHAnsi"/>
          <w:sz w:val="22"/>
          <w:szCs w:val="22"/>
        </w:rPr>
        <w:t>Initiate User Feedback</w:t>
      </w:r>
      <w:bookmarkEnd w:id="102"/>
    </w:p>
    <w:p w:rsidR="00F823C4" w:rsidRPr="000344CF" w:rsidRDefault="00F823C4"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02934C2C" wp14:editId="67DDE67C">
            <wp:extent cx="5943600" cy="3107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7690"/>
                    </a:xfrm>
                    <a:prstGeom prst="rect">
                      <a:avLst/>
                    </a:prstGeom>
                  </pic:spPr>
                </pic:pic>
              </a:graphicData>
            </a:graphic>
          </wp:inline>
        </w:drawing>
      </w:r>
    </w:p>
    <w:p w:rsidR="00B076E4" w:rsidRPr="000344CF" w:rsidRDefault="00B076E4" w:rsidP="002A0490">
      <w:pPr>
        <w:rPr>
          <w:rFonts w:asciiTheme="minorHAnsi" w:hAnsiTheme="minorHAnsi"/>
          <w:sz w:val="22"/>
          <w:szCs w:val="22"/>
        </w:rPr>
      </w:pPr>
      <w:r w:rsidRPr="000344CF">
        <w:rPr>
          <w:rFonts w:asciiTheme="minorHAnsi" w:hAnsiTheme="minorHAnsi"/>
          <w:sz w:val="22"/>
          <w:szCs w:val="22"/>
        </w:rPr>
        <w:t>*User type: Internal and External</w:t>
      </w:r>
    </w:p>
    <w:p w:rsidR="003C3088" w:rsidRPr="000344CF" w:rsidRDefault="003C3088" w:rsidP="002A0490">
      <w:pPr>
        <w:rPr>
          <w:rFonts w:asciiTheme="minorHAnsi" w:hAnsiTheme="minorHAnsi"/>
          <w:sz w:val="22"/>
          <w:szCs w:val="22"/>
        </w:rPr>
      </w:pPr>
    </w:p>
    <w:p w:rsidR="002A0490" w:rsidRPr="000344CF" w:rsidRDefault="002A0490" w:rsidP="002A0490">
      <w:pPr>
        <w:rPr>
          <w:rFonts w:asciiTheme="minorHAnsi" w:hAnsiTheme="minorHAnsi"/>
          <w:sz w:val="22"/>
          <w:szCs w:val="22"/>
        </w:rPr>
      </w:pPr>
    </w:p>
    <w:p w:rsidR="00F823C4" w:rsidRPr="000344CF" w:rsidRDefault="00F823C4" w:rsidP="002A0490">
      <w:pPr>
        <w:rPr>
          <w:rFonts w:asciiTheme="minorHAnsi" w:hAnsiTheme="minorHAnsi"/>
          <w:sz w:val="22"/>
          <w:szCs w:val="22"/>
        </w:rPr>
      </w:pPr>
    </w:p>
    <w:p w:rsidR="00F823C4" w:rsidRPr="000344CF" w:rsidRDefault="00F823C4" w:rsidP="002A0490">
      <w:pPr>
        <w:rPr>
          <w:rFonts w:asciiTheme="minorHAnsi" w:hAnsiTheme="minorHAnsi"/>
          <w:sz w:val="22"/>
          <w:szCs w:val="22"/>
        </w:rPr>
      </w:pPr>
    </w:p>
    <w:p w:rsidR="00F823C4" w:rsidRPr="000344CF" w:rsidRDefault="00F823C4" w:rsidP="002A0490">
      <w:pPr>
        <w:rPr>
          <w:rFonts w:asciiTheme="minorHAnsi" w:hAnsiTheme="minorHAnsi"/>
          <w:sz w:val="22"/>
          <w:szCs w:val="22"/>
        </w:rPr>
      </w:pPr>
    </w:p>
    <w:p w:rsidR="00F823C4" w:rsidRPr="000344CF" w:rsidRDefault="00F823C4" w:rsidP="002A0490">
      <w:pPr>
        <w:rPr>
          <w:rFonts w:asciiTheme="minorHAnsi" w:hAnsiTheme="minorHAnsi"/>
          <w:sz w:val="22"/>
          <w:szCs w:val="22"/>
        </w:rPr>
      </w:pPr>
    </w:p>
    <w:p w:rsidR="002A0490" w:rsidRPr="000344CF" w:rsidRDefault="002A0490" w:rsidP="002A0490">
      <w:pPr>
        <w:pStyle w:val="Heading2"/>
        <w:rPr>
          <w:rFonts w:asciiTheme="minorHAnsi" w:hAnsiTheme="minorHAnsi"/>
          <w:sz w:val="22"/>
          <w:szCs w:val="22"/>
        </w:rPr>
      </w:pPr>
      <w:bookmarkStart w:id="103" w:name="_Internal_User_Policy"/>
      <w:bookmarkStart w:id="104" w:name="_Toc14337154"/>
      <w:bookmarkEnd w:id="103"/>
      <w:r w:rsidRPr="000344CF">
        <w:rPr>
          <w:rFonts w:asciiTheme="minorHAnsi" w:hAnsiTheme="minorHAnsi"/>
          <w:sz w:val="22"/>
          <w:szCs w:val="22"/>
        </w:rPr>
        <w:lastRenderedPageBreak/>
        <w:t>Internal User Policy Feedback</w:t>
      </w:r>
      <w:r w:rsidR="00B2032F" w:rsidRPr="000344CF">
        <w:rPr>
          <w:rFonts w:asciiTheme="minorHAnsi" w:hAnsiTheme="minorHAnsi"/>
          <w:sz w:val="22"/>
          <w:szCs w:val="22"/>
        </w:rPr>
        <w:t xml:space="preserve"> (only </w:t>
      </w:r>
      <w:proofErr w:type="spellStart"/>
      <w:r w:rsidR="00B2032F" w:rsidRPr="000344CF">
        <w:rPr>
          <w:rFonts w:asciiTheme="minorHAnsi" w:hAnsiTheme="minorHAnsi"/>
          <w:sz w:val="22"/>
          <w:szCs w:val="22"/>
        </w:rPr>
        <w:t>DoH</w:t>
      </w:r>
      <w:proofErr w:type="spellEnd"/>
      <w:r w:rsidR="00B2032F" w:rsidRPr="000344CF">
        <w:rPr>
          <w:rFonts w:asciiTheme="minorHAnsi" w:hAnsiTheme="minorHAnsi"/>
          <w:sz w:val="22"/>
          <w:szCs w:val="22"/>
        </w:rPr>
        <w:t xml:space="preserve"> users)</w:t>
      </w:r>
      <w:bookmarkEnd w:id="104"/>
    </w:p>
    <w:p w:rsidR="002A0490" w:rsidRPr="000344CF" w:rsidRDefault="002A0490" w:rsidP="002A0490">
      <w:pPr>
        <w:rPr>
          <w:rFonts w:asciiTheme="minorHAnsi" w:hAnsiTheme="minorHAnsi"/>
          <w:sz w:val="22"/>
          <w:szCs w:val="22"/>
        </w:rPr>
      </w:pPr>
    </w:p>
    <w:p w:rsidR="002A0490" w:rsidRPr="000344CF" w:rsidRDefault="0097711B"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46E00D39" wp14:editId="1C681CF3">
            <wp:extent cx="5926347" cy="26928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8640" cy="2702946"/>
                    </a:xfrm>
                    <a:prstGeom prst="rect">
                      <a:avLst/>
                    </a:prstGeom>
                  </pic:spPr>
                </pic:pic>
              </a:graphicData>
            </a:graphic>
          </wp:inline>
        </w:drawing>
      </w:r>
    </w:p>
    <w:p w:rsidR="001449C5" w:rsidRPr="000344CF" w:rsidRDefault="001449C5" w:rsidP="00C2467C">
      <w:pPr>
        <w:pStyle w:val="ListParagraph"/>
        <w:numPr>
          <w:ilvl w:val="0"/>
          <w:numId w:val="46"/>
        </w:numPr>
        <w:rPr>
          <w:rFonts w:asciiTheme="minorHAnsi" w:hAnsiTheme="minorHAnsi"/>
          <w:sz w:val="22"/>
          <w:szCs w:val="22"/>
        </w:rPr>
      </w:pPr>
      <w:r w:rsidRPr="000344CF">
        <w:rPr>
          <w:rFonts w:asciiTheme="minorHAnsi" w:hAnsiTheme="minorHAnsi"/>
          <w:sz w:val="22"/>
          <w:szCs w:val="22"/>
        </w:rPr>
        <w:t>Export in excel sheet</w:t>
      </w:r>
    </w:p>
    <w:p w:rsidR="003C3088" w:rsidRPr="000344CF" w:rsidRDefault="003C3088" w:rsidP="002A0490">
      <w:pPr>
        <w:rPr>
          <w:rFonts w:asciiTheme="minorHAnsi" w:hAnsiTheme="minorHAnsi"/>
          <w:sz w:val="22"/>
          <w:szCs w:val="22"/>
        </w:rPr>
      </w:pPr>
    </w:p>
    <w:p w:rsidR="002A0490" w:rsidRPr="000344CF" w:rsidRDefault="002A0490" w:rsidP="002A0490">
      <w:pPr>
        <w:rPr>
          <w:rFonts w:asciiTheme="minorHAnsi" w:hAnsiTheme="minorHAnsi"/>
          <w:sz w:val="22"/>
          <w:szCs w:val="22"/>
        </w:rPr>
      </w:pPr>
    </w:p>
    <w:p w:rsidR="002A0490" w:rsidRPr="000344CF" w:rsidRDefault="002A0490" w:rsidP="002A0490">
      <w:pPr>
        <w:pStyle w:val="Heading2"/>
        <w:rPr>
          <w:rFonts w:asciiTheme="minorHAnsi" w:hAnsiTheme="minorHAnsi"/>
          <w:sz w:val="22"/>
          <w:szCs w:val="22"/>
        </w:rPr>
      </w:pPr>
      <w:bookmarkStart w:id="105" w:name="_External_User_Policy"/>
      <w:bookmarkStart w:id="106" w:name="_Toc14337155"/>
      <w:bookmarkEnd w:id="105"/>
      <w:r w:rsidRPr="000344CF">
        <w:rPr>
          <w:rFonts w:asciiTheme="minorHAnsi" w:hAnsiTheme="minorHAnsi"/>
          <w:sz w:val="22"/>
          <w:szCs w:val="22"/>
        </w:rPr>
        <w:t>External User Policy Feedback</w:t>
      </w:r>
      <w:r w:rsidR="00B2032F" w:rsidRPr="000344CF">
        <w:rPr>
          <w:rFonts w:asciiTheme="minorHAnsi" w:hAnsiTheme="minorHAnsi"/>
          <w:sz w:val="22"/>
          <w:szCs w:val="22"/>
        </w:rPr>
        <w:t xml:space="preserve"> (</w:t>
      </w:r>
      <w:r w:rsidR="00B2032F" w:rsidRPr="000344CF">
        <w:rPr>
          <w:rFonts w:asciiTheme="minorHAnsi" w:hAnsiTheme="minorHAnsi"/>
          <w:sz w:val="22"/>
          <w:szCs w:val="22"/>
          <w:u w:val="single"/>
        </w:rPr>
        <w:t>no login needed</w:t>
      </w:r>
      <w:r w:rsidR="00B2032F" w:rsidRPr="000344CF">
        <w:rPr>
          <w:rFonts w:asciiTheme="minorHAnsi" w:hAnsiTheme="minorHAnsi"/>
          <w:sz w:val="22"/>
          <w:szCs w:val="22"/>
        </w:rPr>
        <w:t>)</w:t>
      </w:r>
      <w:bookmarkEnd w:id="106"/>
    </w:p>
    <w:p w:rsidR="002A0490" w:rsidRPr="000344CF" w:rsidRDefault="002A0490" w:rsidP="002A0490">
      <w:pPr>
        <w:rPr>
          <w:rFonts w:asciiTheme="minorHAnsi" w:hAnsiTheme="minorHAnsi"/>
          <w:sz w:val="22"/>
          <w:szCs w:val="22"/>
        </w:rPr>
      </w:pPr>
    </w:p>
    <w:p w:rsidR="002A0490" w:rsidRPr="000344CF" w:rsidRDefault="0097711B"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612B5690" wp14:editId="56A4CCAB">
            <wp:extent cx="5848709" cy="288748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4042" cy="2899995"/>
                    </a:xfrm>
                    <a:prstGeom prst="rect">
                      <a:avLst/>
                    </a:prstGeom>
                  </pic:spPr>
                </pic:pic>
              </a:graphicData>
            </a:graphic>
          </wp:inline>
        </w:drawing>
      </w:r>
    </w:p>
    <w:p w:rsidR="00095E80" w:rsidRPr="000344CF" w:rsidRDefault="0097711B" w:rsidP="0097711B">
      <w:pPr>
        <w:pStyle w:val="ListParagraph"/>
        <w:numPr>
          <w:ilvl w:val="0"/>
          <w:numId w:val="41"/>
        </w:numPr>
        <w:rPr>
          <w:rFonts w:asciiTheme="minorHAnsi" w:hAnsiTheme="minorHAnsi"/>
          <w:sz w:val="22"/>
          <w:szCs w:val="22"/>
        </w:rPr>
      </w:pPr>
      <w:r w:rsidRPr="000344CF">
        <w:rPr>
          <w:rFonts w:asciiTheme="minorHAnsi" w:hAnsiTheme="minorHAnsi"/>
          <w:sz w:val="22"/>
          <w:szCs w:val="22"/>
        </w:rPr>
        <w:t>Captcha should be there for the external user’s feedback.</w:t>
      </w:r>
    </w:p>
    <w:p w:rsidR="001449C5" w:rsidRPr="000344CF" w:rsidRDefault="001449C5" w:rsidP="0097711B">
      <w:pPr>
        <w:pStyle w:val="ListParagraph"/>
        <w:numPr>
          <w:ilvl w:val="0"/>
          <w:numId w:val="41"/>
        </w:numPr>
        <w:rPr>
          <w:rFonts w:asciiTheme="minorHAnsi" w:hAnsiTheme="minorHAnsi"/>
          <w:sz w:val="22"/>
          <w:szCs w:val="22"/>
        </w:rPr>
      </w:pPr>
      <w:r w:rsidRPr="000344CF">
        <w:rPr>
          <w:rFonts w:asciiTheme="minorHAnsi" w:hAnsiTheme="minorHAnsi"/>
          <w:sz w:val="22"/>
          <w:szCs w:val="22"/>
        </w:rPr>
        <w:t>User</w:t>
      </w:r>
      <w:r w:rsidR="00B2032F" w:rsidRPr="000344CF">
        <w:rPr>
          <w:rFonts w:asciiTheme="minorHAnsi" w:hAnsiTheme="minorHAnsi"/>
          <w:sz w:val="22"/>
          <w:szCs w:val="22"/>
        </w:rPr>
        <w:t>’s name should be captured</w:t>
      </w:r>
    </w:p>
    <w:p w:rsidR="001449C5" w:rsidRPr="000344CF" w:rsidRDefault="001449C5" w:rsidP="0097711B">
      <w:pPr>
        <w:pStyle w:val="ListParagraph"/>
        <w:numPr>
          <w:ilvl w:val="0"/>
          <w:numId w:val="41"/>
        </w:numPr>
        <w:rPr>
          <w:rFonts w:asciiTheme="minorHAnsi" w:hAnsiTheme="minorHAnsi"/>
          <w:sz w:val="22"/>
          <w:szCs w:val="22"/>
        </w:rPr>
      </w:pPr>
      <w:r w:rsidRPr="000344CF">
        <w:rPr>
          <w:rFonts w:asciiTheme="minorHAnsi" w:hAnsiTheme="minorHAnsi"/>
          <w:sz w:val="22"/>
          <w:szCs w:val="22"/>
        </w:rPr>
        <w:t>Export in excel feature.</w:t>
      </w:r>
    </w:p>
    <w:p w:rsidR="00095E80" w:rsidRPr="000344CF" w:rsidRDefault="005A3C19" w:rsidP="005A3C19">
      <w:pPr>
        <w:pStyle w:val="Heading2"/>
        <w:rPr>
          <w:rFonts w:asciiTheme="minorHAnsi" w:hAnsiTheme="minorHAnsi"/>
          <w:sz w:val="22"/>
          <w:szCs w:val="22"/>
        </w:rPr>
      </w:pPr>
      <w:bookmarkStart w:id="107" w:name="_Toc14337156"/>
      <w:r w:rsidRPr="000344CF">
        <w:rPr>
          <w:rFonts w:asciiTheme="minorHAnsi" w:hAnsiTheme="minorHAnsi"/>
          <w:sz w:val="22"/>
          <w:szCs w:val="22"/>
        </w:rPr>
        <w:lastRenderedPageBreak/>
        <w:t>Search Requests</w:t>
      </w:r>
      <w:bookmarkEnd w:id="107"/>
    </w:p>
    <w:p w:rsidR="005A3C19" w:rsidRPr="000344CF" w:rsidRDefault="005A3C19"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0B4CADB7" wp14:editId="17B1070C">
            <wp:extent cx="5943600" cy="3254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54375"/>
                    </a:xfrm>
                    <a:prstGeom prst="rect">
                      <a:avLst/>
                    </a:prstGeom>
                  </pic:spPr>
                </pic:pic>
              </a:graphicData>
            </a:graphic>
          </wp:inline>
        </w:drawing>
      </w:r>
    </w:p>
    <w:p w:rsidR="00095E80" w:rsidRPr="000344CF" w:rsidRDefault="00095E80" w:rsidP="002A0490">
      <w:pPr>
        <w:rPr>
          <w:rFonts w:asciiTheme="minorHAnsi" w:hAnsiTheme="minorHAnsi"/>
          <w:sz w:val="22"/>
          <w:szCs w:val="22"/>
        </w:rPr>
      </w:pPr>
    </w:p>
    <w:p w:rsidR="005971E0" w:rsidRPr="000344CF" w:rsidRDefault="005971E0" w:rsidP="005971E0">
      <w:pPr>
        <w:pStyle w:val="Heading2"/>
        <w:rPr>
          <w:rFonts w:asciiTheme="minorHAnsi" w:hAnsiTheme="minorHAnsi"/>
          <w:sz w:val="22"/>
          <w:szCs w:val="22"/>
        </w:rPr>
      </w:pPr>
      <w:bookmarkStart w:id="108" w:name="_Toc14337157"/>
      <w:r w:rsidRPr="000344CF">
        <w:rPr>
          <w:rFonts w:asciiTheme="minorHAnsi" w:hAnsiTheme="minorHAnsi"/>
          <w:sz w:val="22"/>
          <w:szCs w:val="22"/>
        </w:rPr>
        <w:t>Project Search</w:t>
      </w:r>
      <w:bookmarkEnd w:id="108"/>
    </w:p>
    <w:p w:rsidR="005971E0" w:rsidRPr="000344CF" w:rsidRDefault="00F72C45" w:rsidP="002A0490">
      <w:pPr>
        <w:rPr>
          <w:rFonts w:asciiTheme="minorHAnsi" w:hAnsiTheme="minorHAnsi"/>
          <w:sz w:val="22"/>
          <w:szCs w:val="22"/>
        </w:rPr>
      </w:pPr>
      <w:r w:rsidRPr="000344CF">
        <w:rPr>
          <w:rFonts w:asciiTheme="minorHAnsi" w:hAnsiTheme="minorHAnsi"/>
          <w:noProof/>
          <w:sz w:val="22"/>
          <w:szCs w:val="22"/>
        </w:rPr>
        <w:drawing>
          <wp:inline distT="0" distB="0" distL="0" distR="0" wp14:anchorId="7D68085C" wp14:editId="1B15A9AF">
            <wp:extent cx="5943600" cy="407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6700"/>
                    </a:xfrm>
                    <a:prstGeom prst="rect">
                      <a:avLst/>
                    </a:prstGeom>
                  </pic:spPr>
                </pic:pic>
              </a:graphicData>
            </a:graphic>
          </wp:inline>
        </w:drawing>
      </w:r>
    </w:p>
    <w:p w:rsidR="005971E0" w:rsidRPr="000344CF" w:rsidRDefault="005971E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p>
    <w:p w:rsidR="00095E80" w:rsidRPr="000344CF" w:rsidRDefault="00095E80" w:rsidP="00095E80">
      <w:pPr>
        <w:pStyle w:val="Heading2"/>
        <w:rPr>
          <w:rFonts w:asciiTheme="minorHAnsi" w:hAnsiTheme="minorHAnsi"/>
          <w:sz w:val="22"/>
          <w:szCs w:val="22"/>
        </w:rPr>
      </w:pPr>
      <w:bookmarkStart w:id="109" w:name="_Toc14337158"/>
      <w:r w:rsidRPr="000344CF">
        <w:rPr>
          <w:rFonts w:asciiTheme="minorHAnsi" w:hAnsiTheme="minorHAnsi"/>
          <w:sz w:val="22"/>
          <w:szCs w:val="22"/>
        </w:rPr>
        <w:t>Email Template</w:t>
      </w:r>
      <w:bookmarkEnd w:id="109"/>
    </w:p>
    <w:p w:rsidR="00303599" w:rsidRPr="000344CF" w:rsidRDefault="00303599" w:rsidP="00303599">
      <w:pPr>
        <w:rPr>
          <w:rFonts w:asciiTheme="minorHAnsi" w:hAnsiTheme="minorHAnsi"/>
          <w:sz w:val="22"/>
          <w:szCs w:val="22"/>
        </w:rPr>
      </w:pPr>
    </w:p>
    <w:p w:rsidR="00303599" w:rsidRPr="000344CF" w:rsidRDefault="00303599" w:rsidP="00303599">
      <w:pPr>
        <w:rPr>
          <w:rFonts w:asciiTheme="minorHAnsi" w:hAnsiTheme="minorHAnsi"/>
          <w:i/>
          <w:iCs/>
          <w:sz w:val="22"/>
          <w:szCs w:val="22"/>
        </w:rPr>
      </w:pPr>
      <w:r w:rsidRPr="000344CF">
        <w:rPr>
          <w:rFonts w:asciiTheme="minorHAnsi" w:hAnsiTheme="minorHAnsi"/>
          <w:b/>
          <w:bCs/>
          <w:i/>
          <w:iCs/>
          <w:sz w:val="22"/>
          <w:szCs w:val="22"/>
        </w:rPr>
        <w:t>To:</w:t>
      </w:r>
      <w:r w:rsidRPr="000344CF">
        <w:rPr>
          <w:rFonts w:asciiTheme="minorHAnsi" w:hAnsiTheme="minorHAnsi"/>
          <w:i/>
          <w:iCs/>
          <w:sz w:val="22"/>
          <w:szCs w:val="22"/>
        </w:rPr>
        <w:t xml:space="preserve"> Entered email addresses</w:t>
      </w:r>
    </w:p>
    <w:p w:rsidR="00303599" w:rsidRPr="000344CF" w:rsidRDefault="00303599" w:rsidP="00303599">
      <w:pPr>
        <w:rPr>
          <w:rFonts w:asciiTheme="minorHAnsi" w:hAnsiTheme="minorHAnsi"/>
          <w:i/>
          <w:iCs/>
          <w:sz w:val="22"/>
          <w:szCs w:val="22"/>
        </w:rPr>
      </w:pPr>
      <w:r w:rsidRPr="000344CF">
        <w:rPr>
          <w:rFonts w:asciiTheme="minorHAnsi" w:hAnsiTheme="minorHAnsi"/>
          <w:b/>
          <w:bCs/>
          <w:i/>
          <w:iCs/>
          <w:sz w:val="22"/>
          <w:szCs w:val="22"/>
        </w:rPr>
        <w:t>CC:</w:t>
      </w:r>
      <w:r w:rsidRPr="000344CF">
        <w:rPr>
          <w:rFonts w:asciiTheme="minorHAnsi" w:hAnsiTheme="minorHAnsi"/>
          <w:i/>
          <w:iCs/>
          <w:sz w:val="22"/>
          <w:szCs w:val="22"/>
        </w:rPr>
        <w:t xml:space="preserve"> Policy and Standards Team mailbox</w:t>
      </w: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Dear &lt;User’s name&gt;</w:t>
      </w: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&lt;Text from the Request User Feedback Form&gt;</w:t>
      </w: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Click on the below link to open the feedback form.</w:t>
      </w: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 xml:space="preserve">&lt; Link to open the </w:t>
      </w:r>
      <w:hyperlink w:anchor="_Internal_User_Policy" w:history="1">
        <w:r w:rsidRPr="000344CF">
          <w:rPr>
            <w:rStyle w:val="Hyperlink"/>
            <w:rFonts w:asciiTheme="minorHAnsi" w:hAnsiTheme="minorHAnsi"/>
            <w:sz w:val="22"/>
            <w:szCs w:val="22"/>
          </w:rPr>
          <w:t>#Internal User Policy Feedback</w:t>
        </w:r>
      </w:hyperlink>
      <w:r w:rsidRPr="000344CF">
        <w:rPr>
          <w:rFonts w:asciiTheme="minorHAnsi" w:hAnsiTheme="minorHAnsi"/>
          <w:sz w:val="22"/>
          <w:szCs w:val="22"/>
        </w:rPr>
        <w:t xml:space="preserve"> or </w:t>
      </w:r>
      <w:hyperlink w:anchor="_External_User_Policy" w:history="1">
        <w:r w:rsidRPr="000344CF">
          <w:rPr>
            <w:rStyle w:val="Hyperlink"/>
            <w:rFonts w:asciiTheme="minorHAnsi" w:hAnsiTheme="minorHAnsi"/>
            <w:sz w:val="22"/>
            <w:szCs w:val="22"/>
          </w:rPr>
          <w:t>#External User Policy Feedback</w:t>
        </w:r>
      </w:hyperlink>
      <w:r w:rsidRPr="000344CF">
        <w:rPr>
          <w:rFonts w:asciiTheme="minorHAnsi" w:hAnsiTheme="minorHAnsi"/>
          <w:sz w:val="22"/>
          <w:szCs w:val="22"/>
        </w:rPr>
        <w:t xml:space="preserve"> based on type of user selected in </w:t>
      </w:r>
      <w:hyperlink w:anchor="_Initiate_User_Feedback" w:history="1">
        <w:r w:rsidRPr="000344CF">
          <w:rPr>
            <w:rStyle w:val="Hyperlink"/>
            <w:rFonts w:asciiTheme="minorHAnsi" w:hAnsiTheme="minorHAnsi"/>
            <w:sz w:val="22"/>
            <w:szCs w:val="22"/>
          </w:rPr>
          <w:t>#Initiate User Feedback</w:t>
        </w:r>
      </w:hyperlink>
      <w:r w:rsidRPr="000344CF">
        <w:rPr>
          <w:rFonts w:asciiTheme="minorHAnsi" w:hAnsiTheme="minorHAnsi"/>
          <w:sz w:val="22"/>
          <w:szCs w:val="22"/>
        </w:rPr>
        <w:t xml:space="preserve"> &gt;</w:t>
      </w: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Thank you!</w:t>
      </w:r>
    </w:p>
    <w:p w:rsidR="00095E80" w:rsidRPr="000344CF" w:rsidRDefault="00095E80" w:rsidP="002A0490">
      <w:pPr>
        <w:rPr>
          <w:rFonts w:asciiTheme="minorHAnsi" w:hAnsiTheme="minorHAnsi"/>
          <w:sz w:val="22"/>
          <w:szCs w:val="22"/>
        </w:rPr>
      </w:pPr>
    </w:p>
    <w:p w:rsidR="00095E80" w:rsidRPr="000344CF" w:rsidRDefault="00095E80" w:rsidP="002A0490">
      <w:pPr>
        <w:rPr>
          <w:rFonts w:asciiTheme="minorHAnsi" w:hAnsiTheme="minorHAnsi"/>
          <w:sz w:val="22"/>
          <w:szCs w:val="22"/>
        </w:rPr>
      </w:pPr>
      <w:r w:rsidRPr="000344CF">
        <w:rPr>
          <w:rFonts w:asciiTheme="minorHAnsi" w:hAnsiTheme="minorHAnsi"/>
          <w:sz w:val="22"/>
          <w:szCs w:val="22"/>
        </w:rPr>
        <w:t>Regards,</w:t>
      </w:r>
    </w:p>
    <w:p w:rsidR="00095E80" w:rsidRPr="000344CF" w:rsidRDefault="00095E80" w:rsidP="002A0490">
      <w:pPr>
        <w:rPr>
          <w:rFonts w:asciiTheme="minorHAnsi" w:hAnsiTheme="minorHAnsi"/>
          <w:sz w:val="22"/>
          <w:szCs w:val="22"/>
        </w:rPr>
      </w:pPr>
      <w:proofErr w:type="spellStart"/>
      <w:r w:rsidRPr="000344CF">
        <w:rPr>
          <w:rFonts w:asciiTheme="minorHAnsi" w:hAnsiTheme="minorHAnsi"/>
          <w:sz w:val="22"/>
          <w:szCs w:val="22"/>
        </w:rPr>
        <w:t>DoH</w:t>
      </w:r>
      <w:proofErr w:type="spellEnd"/>
      <w:r w:rsidRPr="000344CF">
        <w:rPr>
          <w:rFonts w:asciiTheme="minorHAnsi" w:hAnsiTheme="minorHAnsi"/>
          <w:sz w:val="22"/>
          <w:szCs w:val="22"/>
        </w:rPr>
        <w:t xml:space="preserve"> | Policies and Standards Team</w:t>
      </w:r>
    </w:p>
    <w:p w:rsidR="00E1526D" w:rsidRPr="000344CF" w:rsidRDefault="00E1526D" w:rsidP="00E1526D">
      <w:pPr>
        <w:pStyle w:val="Heading1"/>
        <w:keepNext w:val="0"/>
        <w:ind w:left="562" w:hanging="562"/>
        <w:rPr>
          <w:rFonts w:asciiTheme="minorHAnsi" w:hAnsiTheme="minorHAnsi" w:cstheme="minorBidi"/>
          <w:sz w:val="22"/>
          <w:szCs w:val="22"/>
        </w:rPr>
      </w:pPr>
      <w:bookmarkStart w:id="110" w:name="_Popup_(for_adding"/>
      <w:bookmarkStart w:id="111" w:name="_Search_Page:"/>
      <w:bookmarkStart w:id="112" w:name="_Toc343083762"/>
      <w:bookmarkStart w:id="113" w:name="_Toc482689405"/>
      <w:bookmarkStart w:id="114" w:name="_Toc14337159"/>
      <w:bookmarkEnd w:id="110"/>
      <w:bookmarkEnd w:id="111"/>
      <w:r w:rsidRPr="000344CF">
        <w:rPr>
          <w:rFonts w:asciiTheme="minorHAnsi" w:hAnsiTheme="minorHAnsi" w:cstheme="minorBidi"/>
          <w:sz w:val="22"/>
          <w:szCs w:val="22"/>
        </w:rPr>
        <w:lastRenderedPageBreak/>
        <w:t>Glossary</w:t>
      </w:r>
      <w:bookmarkEnd w:id="112"/>
      <w:bookmarkEnd w:id="113"/>
      <w:bookmarkEnd w:id="114"/>
    </w:p>
    <w:p w:rsidR="00E1526D" w:rsidRPr="000344CF" w:rsidRDefault="00E1526D" w:rsidP="00E1526D">
      <w:pPr>
        <w:spacing w:after="200" w:line="276" w:lineRule="auto"/>
        <w:jc w:val="both"/>
        <w:rPr>
          <w:rFonts w:asciiTheme="minorHAnsi" w:hAnsiTheme="minorHAnsi" w:cstheme="minorBidi"/>
          <w:sz w:val="22"/>
          <w:szCs w:val="22"/>
          <w:lang w:val="en-GB" w:eastAsia="de-DE"/>
        </w:rPr>
      </w:pPr>
    </w:p>
    <w:tbl>
      <w:tblPr>
        <w:tblW w:w="920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7"/>
        <w:gridCol w:w="7244"/>
      </w:tblGrid>
      <w:tr w:rsidR="00E1526D" w:rsidRPr="000344CF" w:rsidTr="00C2467C">
        <w:trPr>
          <w:cantSplit/>
          <w:trHeight w:val="337"/>
          <w:tblHeader/>
        </w:trPr>
        <w:tc>
          <w:tcPr>
            <w:tcW w:w="19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2467C" w:rsidRPr="000344CF" w:rsidRDefault="00C2467C" w:rsidP="00C2467C">
            <w:pPr>
              <w:spacing w:after="200" w:line="276" w:lineRule="auto"/>
              <w:jc w:val="center"/>
              <w:rPr>
                <w:rFonts w:asciiTheme="minorHAnsi" w:hAnsiTheme="minorHAnsi" w:cstheme="minorBidi"/>
                <w:b/>
                <w:sz w:val="22"/>
                <w:szCs w:val="22"/>
                <w:lang w:eastAsia="de-DE"/>
              </w:rPr>
            </w:pPr>
          </w:p>
          <w:p w:rsidR="00E1526D" w:rsidRPr="000344CF" w:rsidRDefault="00E1526D" w:rsidP="00C2467C">
            <w:pPr>
              <w:spacing w:after="200" w:line="276" w:lineRule="auto"/>
              <w:jc w:val="center"/>
              <w:rPr>
                <w:rFonts w:asciiTheme="minorHAnsi" w:hAnsiTheme="minorHAnsi" w:cstheme="minorBidi"/>
                <w:b/>
                <w:sz w:val="22"/>
                <w:szCs w:val="22"/>
                <w:lang w:eastAsia="de-DE"/>
              </w:rPr>
            </w:pPr>
            <w:r w:rsidRPr="000344CF">
              <w:rPr>
                <w:rFonts w:asciiTheme="minorHAnsi" w:hAnsiTheme="minorHAnsi" w:cstheme="minorBidi"/>
                <w:b/>
                <w:sz w:val="22"/>
                <w:szCs w:val="22"/>
                <w:lang w:eastAsia="de-DE"/>
              </w:rPr>
              <w:t>Term/Acronym</w:t>
            </w:r>
          </w:p>
        </w:tc>
        <w:tc>
          <w:tcPr>
            <w:tcW w:w="7244"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2467C" w:rsidRPr="000344CF" w:rsidRDefault="00C2467C" w:rsidP="00C2467C">
            <w:pPr>
              <w:spacing w:after="200" w:line="276" w:lineRule="auto"/>
              <w:jc w:val="center"/>
              <w:rPr>
                <w:rFonts w:asciiTheme="minorHAnsi" w:hAnsiTheme="minorHAnsi" w:cstheme="minorBidi"/>
                <w:b/>
                <w:sz w:val="22"/>
                <w:szCs w:val="22"/>
                <w:lang w:eastAsia="de-DE"/>
              </w:rPr>
            </w:pPr>
          </w:p>
          <w:p w:rsidR="00E1526D" w:rsidRPr="000344CF" w:rsidRDefault="00E1526D" w:rsidP="00C2467C">
            <w:pPr>
              <w:spacing w:after="200" w:line="276" w:lineRule="auto"/>
              <w:jc w:val="center"/>
              <w:rPr>
                <w:rFonts w:asciiTheme="minorHAnsi" w:hAnsiTheme="minorHAnsi" w:cstheme="minorBidi"/>
                <w:b/>
                <w:sz w:val="22"/>
                <w:szCs w:val="22"/>
                <w:lang w:eastAsia="de-DE"/>
              </w:rPr>
            </w:pPr>
            <w:r w:rsidRPr="000344CF">
              <w:rPr>
                <w:rFonts w:asciiTheme="minorHAnsi" w:hAnsiTheme="minorHAnsi" w:cstheme="minorBidi"/>
                <w:b/>
                <w:sz w:val="22"/>
                <w:szCs w:val="22"/>
                <w:lang w:eastAsia="de-DE"/>
              </w:rPr>
              <w:t>Definition</w:t>
            </w:r>
          </w:p>
        </w:tc>
      </w:tr>
      <w:tr w:rsidR="00E1526D" w:rsidRPr="000344CF" w:rsidTr="009A77DC">
        <w:trPr>
          <w:cantSplit/>
          <w:trHeight w:val="323"/>
        </w:trPr>
        <w:tc>
          <w:tcPr>
            <w:tcW w:w="1957" w:type="dxa"/>
            <w:vAlign w:val="center"/>
          </w:tcPr>
          <w:p w:rsidR="00E1526D" w:rsidRPr="000344CF" w:rsidRDefault="007E4872" w:rsidP="009A77DC">
            <w:pPr>
              <w:spacing w:after="200" w:line="276" w:lineRule="auto"/>
              <w:jc w:val="center"/>
              <w:rPr>
                <w:rFonts w:asciiTheme="minorHAnsi" w:hAnsiTheme="minorHAnsi" w:cstheme="minorBidi"/>
                <w:sz w:val="22"/>
                <w:szCs w:val="22"/>
                <w:lang w:eastAsia="de-DE"/>
              </w:rPr>
            </w:pPr>
            <w:r w:rsidRPr="000344CF">
              <w:rPr>
                <w:rFonts w:asciiTheme="minorHAnsi" w:hAnsiTheme="minorHAnsi" w:cstheme="minorBidi"/>
                <w:sz w:val="22"/>
                <w:szCs w:val="22"/>
                <w:lang w:eastAsia="de-DE"/>
              </w:rPr>
              <w:t>BN</w:t>
            </w:r>
          </w:p>
        </w:tc>
        <w:tc>
          <w:tcPr>
            <w:tcW w:w="7244" w:type="dxa"/>
            <w:vAlign w:val="center"/>
          </w:tcPr>
          <w:p w:rsidR="00E1526D" w:rsidRPr="000344CF" w:rsidRDefault="007E4872" w:rsidP="00AD1594">
            <w:pPr>
              <w:spacing w:after="200" w:line="276" w:lineRule="auto"/>
              <w:rPr>
                <w:rFonts w:asciiTheme="minorHAnsi" w:hAnsiTheme="minorHAnsi" w:cstheme="minorBidi"/>
                <w:sz w:val="22"/>
                <w:szCs w:val="22"/>
                <w:lang w:eastAsia="de-DE"/>
              </w:rPr>
            </w:pPr>
            <w:r w:rsidRPr="000344CF">
              <w:rPr>
                <w:rFonts w:asciiTheme="minorHAnsi" w:hAnsiTheme="minorHAnsi" w:cstheme="minorBidi"/>
                <w:sz w:val="22"/>
                <w:szCs w:val="22"/>
                <w:lang w:eastAsia="de-DE"/>
              </w:rPr>
              <w:t>Business Requirement</w:t>
            </w:r>
          </w:p>
        </w:tc>
      </w:tr>
      <w:tr w:rsidR="00E1526D" w:rsidRPr="000344CF" w:rsidTr="009A77DC">
        <w:trPr>
          <w:cantSplit/>
          <w:trHeight w:val="202"/>
        </w:trPr>
        <w:tc>
          <w:tcPr>
            <w:tcW w:w="1957" w:type="dxa"/>
            <w:vAlign w:val="center"/>
          </w:tcPr>
          <w:p w:rsidR="00E1526D" w:rsidRPr="000344CF" w:rsidRDefault="00AD1594" w:rsidP="009A77DC">
            <w:pPr>
              <w:spacing w:after="200" w:line="276" w:lineRule="auto"/>
              <w:jc w:val="center"/>
              <w:rPr>
                <w:rFonts w:asciiTheme="minorHAnsi" w:hAnsiTheme="minorHAnsi" w:cstheme="minorBidi"/>
                <w:sz w:val="22"/>
                <w:szCs w:val="22"/>
                <w:lang w:eastAsia="de-DE"/>
              </w:rPr>
            </w:pPr>
            <w:r w:rsidRPr="000344CF">
              <w:rPr>
                <w:rFonts w:asciiTheme="minorHAnsi" w:hAnsiTheme="minorHAnsi" w:cstheme="minorBidi"/>
                <w:sz w:val="22"/>
                <w:szCs w:val="22"/>
                <w:lang w:eastAsia="de-DE"/>
              </w:rPr>
              <w:t>UAT</w:t>
            </w:r>
          </w:p>
        </w:tc>
        <w:tc>
          <w:tcPr>
            <w:tcW w:w="7244" w:type="dxa"/>
            <w:vAlign w:val="center"/>
          </w:tcPr>
          <w:p w:rsidR="00E1526D" w:rsidRPr="000344CF" w:rsidRDefault="00AD1594" w:rsidP="00AD1594">
            <w:pPr>
              <w:spacing w:after="200" w:line="276" w:lineRule="auto"/>
              <w:rPr>
                <w:rFonts w:asciiTheme="minorHAnsi" w:hAnsiTheme="minorHAnsi" w:cstheme="minorBidi"/>
                <w:sz w:val="22"/>
                <w:szCs w:val="22"/>
                <w:lang w:eastAsia="de-DE"/>
              </w:rPr>
            </w:pPr>
            <w:r w:rsidRPr="000344CF">
              <w:rPr>
                <w:rFonts w:asciiTheme="minorHAnsi" w:hAnsiTheme="minorHAnsi" w:cstheme="minorBidi"/>
                <w:sz w:val="22"/>
                <w:szCs w:val="22"/>
                <w:lang w:eastAsia="de-DE"/>
              </w:rPr>
              <w:t>User Acceptance Testing</w:t>
            </w:r>
          </w:p>
        </w:tc>
      </w:tr>
      <w:tr w:rsidR="00E1526D" w:rsidRPr="000344CF" w:rsidTr="009A77DC">
        <w:trPr>
          <w:cantSplit/>
          <w:trHeight w:val="202"/>
        </w:trPr>
        <w:tc>
          <w:tcPr>
            <w:tcW w:w="1957" w:type="dxa"/>
            <w:vAlign w:val="center"/>
          </w:tcPr>
          <w:p w:rsidR="00E1526D" w:rsidRPr="000344CF" w:rsidRDefault="00AD1594" w:rsidP="009A77DC">
            <w:pPr>
              <w:spacing w:after="200" w:line="276" w:lineRule="auto"/>
              <w:jc w:val="center"/>
              <w:rPr>
                <w:rFonts w:asciiTheme="minorHAnsi" w:hAnsiTheme="minorHAnsi" w:cstheme="minorBidi"/>
                <w:sz w:val="22"/>
                <w:szCs w:val="22"/>
                <w:lang w:eastAsia="de-DE"/>
              </w:rPr>
            </w:pPr>
            <w:proofErr w:type="spellStart"/>
            <w:r w:rsidRPr="000344CF">
              <w:rPr>
                <w:rFonts w:asciiTheme="minorHAnsi" w:hAnsiTheme="minorHAnsi" w:cstheme="minorBidi"/>
                <w:sz w:val="22"/>
                <w:szCs w:val="22"/>
                <w:lang w:eastAsia="de-DE"/>
              </w:rPr>
              <w:t>DoH</w:t>
            </w:r>
            <w:proofErr w:type="spellEnd"/>
          </w:p>
        </w:tc>
        <w:tc>
          <w:tcPr>
            <w:tcW w:w="7244" w:type="dxa"/>
          </w:tcPr>
          <w:p w:rsidR="00E1526D" w:rsidRPr="000344CF" w:rsidRDefault="00AD1594" w:rsidP="00AD1594">
            <w:pPr>
              <w:spacing w:after="200" w:line="276" w:lineRule="auto"/>
              <w:jc w:val="both"/>
              <w:rPr>
                <w:rFonts w:asciiTheme="minorHAnsi" w:hAnsiTheme="minorHAnsi" w:cstheme="minorBidi"/>
                <w:sz w:val="22"/>
                <w:szCs w:val="22"/>
                <w:lang w:eastAsia="de-DE"/>
              </w:rPr>
            </w:pPr>
            <w:r w:rsidRPr="000344CF">
              <w:rPr>
                <w:rFonts w:asciiTheme="minorHAnsi" w:hAnsiTheme="minorHAnsi" w:cstheme="minorBidi"/>
                <w:sz w:val="22"/>
                <w:szCs w:val="22"/>
                <w:lang w:eastAsia="de-DE"/>
              </w:rPr>
              <w:t>Department of Health</w:t>
            </w:r>
          </w:p>
        </w:tc>
      </w:tr>
      <w:tr w:rsidR="00E1526D" w:rsidRPr="000344CF" w:rsidTr="009A77DC">
        <w:trPr>
          <w:cantSplit/>
          <w:trHeight w:val="202"/>
        </w:trPr>
        <w:tc>
          <w:tcPr>
            <w:tcW w:w="1957" w:type="dxa"/>
            <w:vAlign w:val="center"/>
          </w:tcPr>
          <w:p w:rsidR="00E1526D" w:rsidRPr="000344CF" w:rsidRDefault="00D31DB3" w:rsidP="009A77DC">
            <w:pPr>
              <w:spacing w:after="200" w:line="276" w:lineRule="auto"/>
              <w:jc w:val="center"/>
              <w:rPr>
                <w:rFonts w:asciiTheme="minorHAnsi" w:hAnsiTheme="minorHAnsi" w:cstheme="minorBidi"/>
                <w:sz w:val="22"/>
                <w:szCs w:val="22"/>
                <w:lang w:eastAsia="de-DE"/>
              </w:rPr>
            </w:pPr>
            <w:r w:rsidRPr="000344CF">
              <w:rPr>
                <w:rFonts w:asciiTheme="minorHAnsi" w:hAnsiTheme="minorHAnsi" w:cstheme="minorBidi"/>
                <w:sz w:val="22"/>
                <w:szCs w:val="22"/>
                <w:lang w:eastAsia="de-DE"/>
              </w:rPr>
              <w:t>PS</w:t>
            </w:r>
          </w:p>
        </w:tc>
        <w:tc>
          <w:tcPr>
            <w:tcW w:w="7244" w:type="dxa"/>
          </w:tcPr>
          <w:p w:rsidR="00E1526D" w:rsidRPr="000344CF" w:rsidRDefault="00D31DB3" w:rsidP="00AD1594">
            <w:pPr>
              <w:spacing w:after="200" w:line="276" w:lineRule="auto"/>
              <w:jc w:val="both"/>
              <w:rPr>
                <w:rFonts w:asciiTheme="minorHAnsi" w:hAnsiTheme="minorHAnsi" w:cstheme="minorBidi"/>
                <w:sz w:val="22"/>
                <w:szCs w:val="22"/>
                <w:lang w:eastAsia="de-DE"/>
              </w:rPr>
            </w:pPr>
            <w:r w:rsidRPr="000344CF">
              <w:rPr>
                <w:rFonts w:asciiTheme="minorHAnsi" w:hAnsiTheme="minorHAnsi" w:cstheme="minorBidi"/>
                <w:sz w:val="22"/>
                <w:szCs w:val="22"/>
                <w:lang w:eastAsia="de-DE"/>
              </w:rPr>
              <w:t>Policy and Standards</w:t>
            </w:r>
          </w:p>
        </w:tc>
      </w:tr>
    </w:tbl>
    <w:p w:rsidR="00E1526D" w:rsidRPr="000344CF" w:rsidRDefault="00E1526D" w:rsidP="00E1526D">
      <w:pPr>
        <w:spacing w:after="200" w:line="276" w:lineRule="auto"/>
        <w:jc w:val="both"/>
        <w:rPr>
          <w:rFonts w:asciiTheme="minorHAnsi" w:hAnsiTheme="minorHAnsi" w:cstheme="minorBidi"/>
          <w:sz w:val="22"/>
          <w:szCs w:val="22"/>
          <w:lang w:eastAsia="de-DE"/>
        </w:rPr>
      </w:pPr>
    </w:p>
    <w:p w:rsidR="002F0815" w:rsidRPr="000344CF" w:rsidRDefault="002F0815" w:rsidP="002F0815">
      <w:pPr>
        <w:pStyle w:val="Heading1"/>
        <w:keepNext w:val="0"/>
        <w:ind w:left="562" w:hanging="562"/>
        <w:rPr>
          <w:rFonts w:asciiTheme="minorHAnsi" w:hAnsiTheme="minorHAnsi" w:cstheme="minorBidi"/>
          <w:sz w:val="22"/>
          <w:szCs w:val="22"/>
        </w:rPr>
      </w:pPr>
      <w:bookmarkStart w:id="115" w:name="_Toc306188650"/>
      <w:bookmarkStart w:id="116" w:name="_Toc343083763"/>
      <w:bookmarkStart w:id="117" w:name="_Toc482689406"/>
      <w:bookmarkStart w:id="118" w:name="_Toc14337160"/>
      <w:r w:rsidRPr="000344CF">
        <w:rPr>
          <w:rFonts w:asciiTheme="minorHAnsi" w:hAnsiTheme="minorHAnsi" w:cstheme="minorBidi"/>
          <w:sz w:val="22"/>
          <w:szCs w:val="22"/>
        </w:rPr>
        <w:lastRenderedPageBreak/>
        <w:t>Appendix</w:t>
      </w:r>
      <w:bookmarkEnd w:id="115"/>
      <w:bookmarkEnd w:id="116"/>
      <w:bookmarkEnd w:id="117"/>
      <w:bookmarkEnd w:id="118"/>
    </w:p>
    <w:p w:rsidR="004B6583" w:rsidRPr="000344CF" w:rsidRDefault="004B6583" w:rsidP="004B6583">
      <w:pPr>
        <w:rPr>
          <w:rFonts w:asciiTheme="minorHAnsi" w:hAnsiTheme="minorHAnsi"/>
          <w:sz w:val="22"/>
          <w:szCs w:val="22"/>
          <w:lang w:eastAsia="de-DE"/>
        </w:rPr>
      </w:pPr>
    </w:p>
    <w:p w:rsidR="004B6583" w:rsidRPr="000344CF" w:rsidRDefault="00D440D8" w:rsidP="004B6583">
      <w:pPr>
        <w:pStyle w:val="Heading2"/>
        <w:rPr>
          <w:rFonts w:asciiTheme="minorHAnsi" w:hAnsiTheme="minorHAnsi"/>
          <w:sz w:val="22"/>
          <w:szCs w:val="22"/>
          <w:lang w:eastAsia="de-DE"/>
        </w:rPr>
      </w:pPr>
      <w:bookmarkStart w:id="119" w:name="_Logo_for_the"/>
      <w:bookmarkStart w:id="120" w:name="_Toc14337161"/>
      <w:bookmarkEnd w:id="119"/>
      <w:r w:rsidRPr="000344CF">
        <w:rPr>
          <w:rFonts w:asciiTheme="minorHAnsi" w:hAnsiTheme="minorHAnsi"/>
          <w:sz w:val="22"/>
          <w:szCs w:val="22"/>
          <w:lang w:eastAsia="de-DE"/>
        </w:rPr>
        <w:t>Project Type</w:t>
      </w:r>
      <w:bookmarkEnd w:id="120"/>
    </w:p>
    <w:tbl>
      <w:tblPr>
        <w:tblW w:w="10345" w:type="dxa"/>
        <w:tblLook w:val="04A0" w:firstRow="1" w:lastRow="0" w:firstColumn="1" w:lastColumn="0" w:noHBand="0" w:noVBand="1"/>
      </w:tblPr>
      <w:tblGrid>
        <w:gridCol w:w="2520"/>
        <w:gridCol w:w="7825"/>
      </w:tblGrid>
      <w:tr w:rsidR="00FE55A1" w:rsidRPr="000344CF" w:rsidTr="00C2467C">
        <w:trPr>
          <w:trHeight w:val="300"/>
        </w:trPr>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rsidR="00FE55A1" w:rsidRPr="000344CF" w:rsidRDefault="00FE55A1" w:rsidP="00D440D8">
            <w:pPr>
              <w:jc w:val="center"/>
              <w:rPr>
                <w:rFonts w:asciiTheme="minorHAnsi" w:eastAsia="Times New Roman" w:hAnsiTheme="minorHAnsi" w:cs="Calibri Light"/>
                <w:b/>
                <w:bCs/>
                <w:color w:val="404040"/>
                <w:sz w:val="22"/>
                <w:szCs w:val="22"/>
              </w:rPr>
            </w:pPr>
            <w:r w:rsidRPr="000344CF">
              <w:rPr>
                <w:rFonts w:asciiTheme="minorHAnsi" w:eastAsia="Times New Roman" w:hAnsiTheme="minorHAnsi" w:cs="Calibri Light"/>
                <w:b/>
                <w:bCs/>
                <w:color w:val="404040"/>
                <w:sz w:val="22"/>
                <w:szCs w:val="22"/>
              </w:rPr>
              <w:t>Type</w:t>
            </w:r>
          </w:p>
        </w:tc>
        <w:tc>
          <w:tcPr>
            <w:tcW w:w="7825" w:type="dxa"/>
            <w:tcBorders>
              <w:top w:val="single" w:sz="4" w:space="0" w:color="auto"/>
              <w:left w:val="single" w:sz="4" w:space="0" w:color="auto"/>
              <w:bottom w:val="single" w:sz="4" w:space="0" w:color="auto"/>
              <w:right w:val="single" w:sz="4" w:space="0" w:color="auto"/>
            </w:tcBorders>
            <w:shd w:val="clear" w:color="auto" w:fill="E7E6E6" w:themeFill="background2"/>
          </w:tcPr>
          <w:p w:rsidR="00FE55A1" w:rsidRPr="000344CF" w:rsidRDefault="00FE55A1" w:rsidP="00D440D8">
            <w:pPr>
              <w:jc w:val="center"/>
              <w:rPr>
                <w:rFonts w:asciiTheme="minorHAnsi" w:eastAsia="Times New Roman" w:hAnsiTheme="minorHAnsi" w:cs="Calibri Light"/>
                <w:b/>
                <w:bCs/>
                <w:color w:val="404040"/>
                <w:sz w:val="22"/>
                <w:szCs w:val="22"/>
              </w:rPr>
            </w:pPr>
            <w:r w:rsidRPr="000344CF">
              <w:rPr>
                <w:rFonts w:asciiTheme="minorHAnsi" w:eastAsia="Times New Roman" w:hAnsiTheme="minorHAnsi" w:cs="Calibri Light"/>
                <w:b/>
                <w:bCs/>
                <w:color w:val="404040"/>
                <w:sz w:val="22"/>
                <w:szCs w:val="22"/>
              </w:rPr>
              <w:t>Tool Tip Text</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Policy</w:t>
            </w:r>
          </w:p>
        </w:tc>
        <w:tc>
          <w:tcPr>
            <w:tcW w:w="7825" w:type="dxa"/>
            <w:tcBorders>
              <w:top w:val="nil"/>
              <w:left w:val="single" w:sz="4" w:space="0" w:color="auto"/>
              <w:bottom w:val="single" w:sz="4" w:space="0" w:color="auto"/>
              <w:right w:val="single" w:sz="4" w:space="0" w:color="auto"/>
            </w:tcBorders>
          </w:tcPr>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Outline what DOH</w:t>
            </w:r>
            <w:r w:rsidRPr="000344CF">
              <w:rPr>
                <w:rFonts w:asciiTheme="minorHAnsi" w:hAnsiTheme="minorHAnsi"/>
                <w:i/>
                <w:iCs/>
                <w:sz w:val="22"/>
                <w:szCs w:val="22"/>
              </w:rPr>
              <w:t xml:space="preserve"> </w:t>
            </w:r>
            <w:r w:rsidRPr="000344CF">
              <w:rPr>
                <w:rFonts w:asciiTheme="minorHAnsi" w:hAnsiTheme="minorHAnsi"/>
                <w:sz w:val="22"/>
                <w:szCs w:val="22"/>
              </w:rPr>
              <w:t>wants to achieve.</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Reflect DOH</w:t>
            </w:r>
            <w:r w:rsidRPr="000344CF">
              <w:rPr>
                <w:rFonts w:asciiTheme="minorHAnsi" w:hAnsiTheme="minorHAnsi"/>
                <w:i/>
                <w:iCs/>
                <w:sz w:val="22"/>
                <w:szCs w:val="22"/>
              </w:rPr>
              <w:t xml:space="preserve"> </w:t>
            </w:r>
            <w:r w:rsidRPr="000344CF">
              <w:rPr>
                <w:rFonts w:asciiTheme="minorHAnsi" w:hAnsiTheme="minorHAnsi"/>
                <w:sz w:val="22"/>
                <w:szCs w:val="22"/>
              </w:rPr>
              <w:t>values and vision.</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Represent a course of action that drives the direction and priorities of DOH.</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 xml:space="preserve">Set out DOH’S plans, decisions and actions (chosen among alternatives) to achieve its goals. </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Determine the allocation of public</w:t>
            </w:r>
            <w:r w:rsidRPr="000344CF">
              <w:rPr>
                <w:rFonts w:asciiTheme="minorHAnsi" w:hAnsiTheme="minorHAnsi"/>
                <w:i/>
                <w:iCs/>
                <w:sz w:val="22"/>
                <w:szCs w:val="22"/>
              </w:rPr>
              <w:t xml:space="preserve"> </w:t>
            </w:r>
            <w:r w:rsidRPr="000344CF">
              <w:rPr>
                <w:rFonts w:asciiTheme="minorHAnsi" w:hAnsiTheme="minorHAnsi"/>
                <w:sz w:val="22"/>
                <w:szCs w:val="22"/>
              </w:rPr>
              <w:t>resources.</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Have redistribution effects.</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Are not limited in time and have common long-term objectives.</w:t>
            </w:r>
          </w:p>
          <w:p w:rsidR="00FE55A1" w:rsidRPr="000344CF" w:rsidRDefault="00FE55A1" w:rsidP="00C2467C">
            <w:pPr>
              <w:numPr>
                <w:ilvl w:val="0"/>
                <w:numId w:val="47"/>
              </w:numPr>
              <w:rPr>
                <w:rFonts w:asciiTheme="minorHAnsi" w:hAnsiTheme="minorHAnsi"/>
                <w:sz w:val="22"/>
                <w:szCs w:val="22"/>
              </w:rPr>
            </w:pPr>
            <w:r w:rsidRPr="000344CF">
              <w:rPr>
                <w:rFonts w:asciiTheme="minorHAnsi" w:hAnsiTheme="minorHAnsi"/>
                <w:sz w:val="22"/>
                <w:szCs w:val="22"/>
              </w:rPr>
              <w:t>Require tools to achieve it: laws, regulations, standards, strategies, action plans…etc.</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Standard</w:t>
            </w:r>
          </w:p>
        </w:tc>
        <w:tc>
          <w:tcPr>
            <w:tcW w:w="7825" w:type="dxa"/>
            <w:tcBorders>
              <w:top w:val="nil"/>
              <w:left w:val="single" w:sz="4" w:space="0" w:color="auto"/>
              <w:bottom w:val="single" w:sz="4" w:space="0" w:color="auto"/>
              <w:right w:val="single" w:sz="4" w:space="0" w:color="auto"/>
            </w:tcBorders>
          </w:tcPr>
          <w:p w:rsidR="00FE55A1" w:rsidRPr="000344CF" w:rsidRDefault="00C2467C" w:rsidP="00C2467C">
            <w:pPr>
              <w:numPr>
                <w:ilvl w:val="0"/>
                <w:numId w:val="48"/>
              </w:numPr>
              <w:rPr>
                <w:rFonts w:asciiTheme="minorHAnsi" w:hAnsiTheme="minorHAnsi"/>
                <w:sz w:val="22"/>
                <w:szCs w:val="22"/>
              </w:rPr>
            </w:pPr>
            <w:r w:rsidRPr="000344CF">
              <w:rPr>
                <w:rFonts w:asciiTheme="minorHAnsi" w:hAnsiTheme="minorHAnsi"/>
                <w:sz w:val="22"/>
                <w:szCs w:val="22"/>
                <w:lang w:val="en-GB"/>
              </w:rPr>
              <w:t xml:space="preserve"> </w:t>
            </w:r>
            <w:r w:rsidR="00FE55A1" w:rsidRPr="000344CF">
              <w:rPr>
                <w:rFonts w:asciiTheme="minorHAnsi" w:hAnsiTheme="minorHAnsi"/>
                <w:sz w:val="22"/>
                <w:szCs w:val="22"/>
                <w:lang w:val="en-GB"/>
              </w:rPr>
              <w:t>Provide a consistent framework to ensure that services are of the highest quality and that they are doing the right thing, in the right way, in the right place, at the right time and with the right staff.</w:t>
            </w:r>
          </w:p>
          <w:p w:rsidR="00FE55A1" w:rsidRPr="000344CF" w:rsidRDefault="00FE55A1" w:rsidP="00C2467C">
            <w:pPr>
              <w:numPr>
                <w:ilvl w:val="0"/>
                <w:numId w:val="48"/>
              </w:numPr>
              <w:rPr>
                <w:rFonts w:asciiTheme="minorHAnsi" w:hAnsiTheme="minorHAnsi"/>
                <w:sz w:val="22"/>
                <w:szCs w:val="22"/>
              </w:rPr>
            </w:pPr>
            <w:r w:rsidRPr="000344CF">
              <w:rPr>
                <w:rFonts w:asciiTheme="minorHAnsi" w:hAnsiTheme="minorHAnsi"/>
                <w:sz w:val="22"/>
                <w:szCs w:val="22"/>
              </w:rPr>
              <w:t xml:space="preserve">Add further definition around practice, establishing both acceptable minimum and aspirational levels. </w:t>
            </w:r>
          </w:p>
          <w:p w:rsidR="00FE55A1" w:rsidRPr="000344CF" w:rsidRDefault="00FE55A1" w:rsidP="00C2467C">
            <w:pPr>
              <w:numPr>
                <w:ilvl w:val="0"/>
                <w:numId w:val="48"/>
              </w:numPr>
              <w:rPr>
                <w:rFonts w:asciiTheme="minorHAnsi" w:hAnsiTheme="minorHAnsi"/>
                <w:sz w:val="22"/>
                <w:szCs w:val="22"/>
              </w:rPr>
            </w:pPr>
            <w:r w:rsidRPr="000344CF">
              <w:rPr>
                <w:rFonts w:asciiTheme="minorHAnsi" w:hAnsiTheme="minorHAnsi"/>
                <w:sz w:val="22"/>
                <w:szCs w:val="22"/>
              </w:rPr>
              <w:t>Set the minimum requirements for specific structures, processes and services will define the related roles and responsibilities of Providers, Professionals and Insurers and their interactions with respect to the Standards.</w:t>
            </w:r>
          </w:p>
          <w:p w:rsidR="00FE55A1" w:rsidRPr="000344CF" w:rsidRDefault="00FE55A1" w:rsidP="00C2467C">
            <w:pPr>
              <w:numPr>
                <w:ilvl w:val="0"/>
                <w:numId w:val="48"/>
              </w:numPr>
              <w:rPr>
                <w:rFonts w:asciiTheme="minorHAnsi" w:hAnsiTheme="minorHAnsi"/>
                <w:sz w:val="22"/>
                <w:szCs w:val="22"/>
              </w:rPr>
            </w:pPr>
            <w:r w:rsidRPr="000344CF">
              <w:rPr>
                <w:rFonts w:asciiTheme="minorHAnsi" w:hAnsiTheme="minorHAnsi"/>
                <w:sz w:val="22"/>
                <w:szCs w:val="22"/>
              </w:rPr>
              <w:t>Set expected level of specification, quality, or safety for products, processes, services, or performance.</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Guidelines</w:t>
            </w:r>
          </w:p>
        </w:tc>
        <w:tc>
          <w:tcPr>
            <w:tcW w:w="7825" w:type="dxa"/>
            <w:tcBorders>
              <w:top w:val="nil"/>
              <w:left w:val="single" w:sz="4" w:space="0" w:color="auto"/>
              <w:bottom w:val="single" w:sz="4" w:space="0" w:color="auto"/>
              <w:right w:val="single" w:sz="4" w:space="0" w:color="auto"/>
            </w:tcBorders>
          </w:tcPr>
          <w:p w:rsidR="00FE55A1" w:rsidRPr="000344CF" w:rsidRDefault="00FE55A1" w:rsidP="00C2467C">
            <w:pPr>
              <w:numPr>
                <w:ilvl w:val="0"/>
                <w:numId w:val="48"/>
              </w:numPr>
              <w:rPr>
                <w:rFonts w:asciiTheme="minorHAnsi" w:hAnsiTheme="minorHAnsi"/>
                <w:sz w:val="22"/>
                <w:szCs w:val="22"/>
              </w:rPr>
            </w:pPr>
            <w:r w:rsidRPr="000344CF">
              <w:rPr>
                <w:rFonts w:asciiTheme="minorHAnsi" w:hAnsiTheme="minorHAnsi"/>
                <w:sz w:val="22"/>
                <w:szCs w:val="22"/>
                <w:lang w:val="en-GB"/>
              </w:rPr>
              <w:t>Piece of advice, a recommendation that is (by definition) not mandatory.</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Impact Assessment</w:t>
            </w:r>
          </w:p>
        </w:tc>
        <w:tc>
          <w:tcPr>
            <w:tcW w:w="7825" w:type="dxa"/>
            <w:tcBorders>
              <w:top w:val="nil"/>
              <w:left w:val="single" w:sz="4" w:space="0" w:color="auto"/>
              <w:bottom w:val="single" w:sz="4" w:space="0" w:color="auto"/>
              <w:right w:val="single" w:sz="4" w:space="0" w:color="auto"/>
            </w:tcBorders>
          </w:tcPr>
          <w:p w:rsidR="00FE55A1" w:rsidRPr="000344CF" w:rsidRDefault="00FE55A1" w:rsidP="00BB2937">
            <w:pPr>
              <w:numPr>
                <w:ilvl w:val="0"/>
                <w:numId w:val="48"/>
              </w:numPr>
              <w:rPr>
                <w:rFonts w:asciiTheme="minorHAnsi" w:hAnsiTheme="minorHAnsi"/>
                <w:sz w:val="22"/>
                <w:szCs w:val="22"/>
              </w:rPr>
            </w:pPr>
            <w:r w:rsidRPr="000344CF">
              <w:rPr>
                <w:rFonts w:asciiTheme="minorHAnsi" w:hAnsiTheme="minorHAnsi"/>
                <w:sz w:val="22"/>
                <w:szCs w:val="22"/>
              </w:rPr>
              <w:t xml:space="preserve">Impact Assessment is </w:t>
            </w:r>
            <w:proofErr w:type="spellStart"/>
            <w:r w:rsidR="00BB2937">
              <w:rPr>
                <w:rFonts w:asciiTheme="minorHAnsi" w:hAnsiTheme="minorHAnsi"/>
                <w:sz w:val="22"/>
                <w:szCs w:val="22"/>
              </w:rPr>
              <w:t>a</w:t>
            </w:r>
            <w:r w:rsidRPr="000344CF">
              <w:rPr>
                <w:rFonts w:asciiTheme="minorHAnsi" w:hAnsiTheme="minorHAnsi"/>
                <w:sz w:val="22"/>
                <w:szCs w:val="22"/>
              </w:rPr>
              <w:t>tool</w:t>
            </w:r>
            <w:proofErr w:type="spellEnd"/>
            <w:r w:rsidRPr="000344CF">
              <w:rPr>
                <w:rFonts w:asciiTheme="minorHAnsi" w:hAnsiTheme="minorHAnsi"/>
                <w:sz w:val="22"/>
                <w:szCs w:val="22"/>
              </w:rPr>
              <w:t xml:space="preserve"> to help explain the effect of any proposed intervention or policy that is expected to have an impact on different stakeholders and the health sector. It is critical for providing a systematic approach to decision making and for an understanding of the impact associated with any proposed intervention.</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Evaluation</w:t>
            </w:r>
          </w:p>
        </w:tc>
        <w:tc>
          <w:tcPr>
            <w:tcW w:w="7825" w:type="dxa"/>
            <w:tcBorders>
              <w:top w:val="nil"/>
              <w:left w:val="single" w:sz="4" w:space="0" w:color="auto"/>
              <w:bottom w:val="single" w:sz="4" w:space="0" w:color="auto"/>
              <w:right w:val="single" w:sz="4" w:space="0" w:color="auto"/>
            </w:tcBorders>
          </w:tcPr>
          <w:p w:rsidR="00FE55A1" w:rsidRPr="000344CF" w:rsidRDefault="00FE55A1" w:rsidP="00C2467C">
            <w:pPr>
              <w:numPr>
                <w:ilvl w:val="0"/>
                <w:numId w:val="48"/>
              </w:numPr>
              <w:rPr>
                <w:rFonts w:asciiTheme="minorHAnsi" w:hAnsiTheme="minorHAnsi" w:cs="Calibri"/>
                <w:color w:val="000000"/>
                <w:sz w:val="22"/>
                <w:szCs w:val="22"/>
              </w:rPr>
            </w:pPr>
            <w:r w:rsidRPr="000344CF">
              <w:rPr>
                <w:rFonts w:asciiTheme="minorHAnsi" w:hAnsiTheme="minorHAnsi" w:cs="Calibri"/>
                <w:color w:val="000000"/>
                <w:sz w:val="22"/>
                <w:szCs w:val="22"/>
              </w:rPr>
              <w:t>Policy evaluation applies evaluation principles and methods to examine the implementation or impact of a policy. Evaluation is the activity through which we develop an understanding of the merit, worth, and utility of a policy.</w:t>
            </w:r>
          </w:p>
          <w:p w:rsidR="00FE55A1" w:rsidRPr="000344CF" w:rsidRDefault="00FE55A1" w:rsidP="00C2467C">
            <w:pPr>
              <w:pStyle w:val="Default"/>
              <w:ind w:left="360"/>
              <w:rPr>
                <w:rFonts w:asciiTheme="minorHAnsi" w:hAnsiTheme="minorHAnsi"/>
                <w:sz w:val="22"/>
                <w:szCs w:val="22"/>
                <w:lang w:eastAsia="en-US"/>
              </w:rPr>
            </w:pPr>
            <w:r w:rsidRPr="000344CF">
              <w:rPr>
                <w:rFonts w:asciiTheme="minorHAnsi" w:hAnsiTheme="minorHAnsi"/>
                <w:b/>
                <w:bCs/>
                <w:sz w:val="22"/>
                <w:szCs w:val="22"/>
                <w:lang w:eastAsia="en-US"/>
              </w:rPr>
              <w:t>Types of regulatory instrument evaluation</w:t>
            </w:r>
            <w:r w:rsidRPr="000344CF">
              <w:rPr>
                <w:rFonts w:asciiTheme="minorHAnsi" w:hAnsiTheme="minorHAnsi"/>
                <w:sz w:val="22"/>
                <w:szCs w:val="22"/>
                <w:lang w:eastAsia="en-US"/>
              </w:rPr>
              <w:t xml:space="preserve">: </w:t>
            </w:r>
          </w:p>
          <w:p w:rsidR="00C2467C" w:rsidRPr="000344CF" w:rsidRDefault="00FE55A1" w:rsidP="00C2467C">
            <w:pPr>
              <w:numPr>
                <w:ilvl w:val="0"/>
                <w:numId w:val="48"/>
              </w:numPr>
              <w:rPr>
                <w:rStyle w:val="A10"/>
                <w:rFonts w:asciiTheme="minorHAnsi" w:hAnsiTheme="minorHAnsi" w:cs="Calibri"/>
                <w:b w:val="0"/>
                <w:bCs w:val="0"/>
                <w:sz w:val="22"/>
                <w:szCs w:val="22"/>
              </w:rPr>
            </w:pPr>
            <w:r w:rsidRPr="000344CF">
              <w:rPr>
                <w:rStyle w:val="A10"/>
                <w:rFonts w:asciiTheme="minorHAnsi" w:hAnsiTheme="minorHAnsi"/>
                <w:sz w:val="22"/>
                <w:szCs w:val="22"/>
              </w:rPr>
              <w:t xml:space="preserve">Evaluating Policy Implementation: </w:t>
            </w:r>
          </w:p>
          <w:p w:rsidR="00FE55A1" w:rsidRPr="000344CF" w:rsidRDefault="00FE55A1" w:rsidP="00C2467C">
            <w:pPr>
              <w:ind w:left="720"/>
              <w:rPr>
                <w:rFonts w:asciiTheme="minorHAnsi" w:hAnsiTheme="minorHAnsi" w:cs="Calibri"/>
                <w:color w:val="000000"/>
                <w:sz w:val="22"/>
                <w:szCs w:val="22"/>
              </w:rPr>
            </w:pPr>
            <w:r w:rsidRPr="000344CF">
              <w:rPr>
                <w:rFonts w:asciiTheme="minorHAnsi" w:hAnsiTheme="minorHAnsi" w:cs="Calibri"/>
                <w:color w:val="000000"/>
                <w:sz w:val="22"/>
                <w:szCs w:val="22"/>
              </w:rPr>
              <w:t xml:space="preserve">Was the policy implemented as intended? The implementation of a policy is a critical component in understanding its effectiveness. Evaluation of policy implementation can provide important information about the barriers to and facilitators of implementation and a comparison between different components or intensities of implementation. </w:t>
            </w:r>
          </w:p>
          <w:p w:rsidR="00C2467C" w:rsidRPr="000344CF" w:rsidRDefault="00FE55A1" w:rsidP="00C2467C">
            <w:pPr>
              <w:numPr>
                <w:ilvl w:val="0"/>
                <w:numId w:val="48"/>
              </w:numPr>
              <w:rPr>
                <w:rStyle w:val="A11"/>
                <w:rFonts w:asciiTheme="minorHAnsi" w:hAnsiTheme="minorHAnsi"/>
                <w:sz w:val="22"/>
                <w:szCs w:val="22"/>
              </w:rPr>
            </w:pPr>
            <w:r w:rsidRPr="000344CF">
              <w:rPr>
                <w:rStyle w:val="A10"/>
                <w:rFonts w:asciiTheme="minorHAnsi" w:hAnsiTheme="minorHAnsi"/>
                <w:sz w:val="22"/>
                <w:szCs w:val="22"/>
              </w:rPr>
              <w:t>Evaluating Policy Impact:</w:t>
            </w:r>
            <w:r w:rsidRPr="000344CF">
              <w:rPr>
                <w:rStyle w:val="A11"/>
                <w:rFonts w:asciiTheme="minorHAnsi" w:hAnsiTheme="minorHAnsi"/>
                <w:sz w:val="22"/>
                <w:szCs w:val="22"/>
              </w:rPr>
              <w:t xml:space="preserve"> </w:t>
            </w:r>
          </w:p>
          <w:p w:rsidR="00FE55A1" w:rsidRPr="000344CF" w:rsidRDefault="00FE55A1" w:rsidP="00C2467C">
            <w:pPr>
              <w:ind w:left="720"/>
              <w:rPr>
                <w:rFonts w:asciiTheme="minorHAnsi" w:hAnsiTheme="minorHAnsi" w:cs="Univers Condensed"/>
                <w:color w:val="000000"/>
                <w:sz w:val="22"/>
                <w:szCs w:val="22"/>
              </w:rPr>
            </w:pPr>
            <w:r w:rsidRPr="000344CF">
              <w:rPr>
                <w:rFonts w:asciiTheme="minorHAnsi" w:hAnsiTheme="minorHAnsi" w:cs="Calibri"/>
                <w:color w:val="000000"/>
                <w:sz w:val="22"/>
                <w:szCs w:val="22"/>
              </w:rPr>
              <w:t xml:space="preserve">Did the policy produce the intended outcomes and impact? Within injury prevention, the intended impact may be a reduction in injuries or severity of </w:t>
            </w:r>
            <w:r w:rsidRPr="000344CF">
              <w:rPr>
                <w:rFonts w:asciiTheme="minorHAnsi" w:hAnsiTheme="minorHAnsi" w:cs="Calibri"/>
                <w:color w:val="000000"/>
                <w:sz w:val="22"/>
                <w:szCs w:val="22"/>
              </w:rPr>
              <w:lastRenderedPageBreak/>
              <w:t>injuries. However, it is important to evaluate short-term and intermediate outcomes as well.</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lastRenderedPageBreak/>
              <w:t>Program specification</w:t>
            </w:r>
          </w:p>
        </w:tc>
        <w:tc>
          <w:tcPr>
            <w:tcW w:w="7825" w:type="dxa"/>
            <w:tcBorders>
              <w:top w:val="nil"/>
              <w:left w:val="single" w:sz="4" w:space="0" w:color="auto"/>
              <w:bottom w:val="single" w:sz="4" w:space="0" w:color="auto"/>
              <w:right w:val="single" w:sz="4" w:space="0" w:color="auto"/>
            </w:tcBorders>
          </w:tcPr>
          <w:p w:rsidR="00FE55A1" w:rsidRPr="000344CF" w:rsidRDefault="00FE55A1" w:rsidP="00C2467C">
            <w:pPr>
              <w:numPr>
                <w:ilvl w:val="0"/>
                <w:numId w:val="48"/>
              </w:numPr>
              <w:rPr>
                <w:rFonts w:asciiTheme="minorHAnsi" w:hAnsiTheme="minorHAnsi" w:cs="Calibri"/>
                <w:color w:val="000000"/>
                <w:sz w:val="22"/>
                <w:szCs w:val="22"/>
              </w:rPr>
            </w:pPr>
            <w:r w:rsidRPr="000344CF">
              <w:rPr>
                <w:rFonts w:asciiTheme="minorHAnsi" w:hAnsiTheme="minorHAnsi" w:cs="Calibri"/>
                <w:color w:val="000000"/>
                <w:sz w:val="22"/>
                <w:szCs w:val="22"/>
              </w:rPr>
              <w:t xml:space="preserve">Provide a consistent framework to ensure that </w:t>
            </w:r>
            <w:proofErr w:type="spellStart"/>
            <w:r w:rsidRPr="000344CF">
              <w:rPr>
                <w:rFonts w:asciiTheme="minorHAnsi" w:hAnsiTheme="minorHAnsi" w:cs="Calibri"/>
                <w:color w:val="000000"/>
                <w:sz w:val="22"/>
                <w:szCs w:val="22"/>
              </w:rPr>
              <w:t>DoH</w:t>
            </w:r>
            <w:proofErr w:type="spellEnd"/>
            <w:r w:rsidRPr="000344CF">
              <w:rPr>
                <w:rFonts w:asciiTheme="minorHAnsi" w:hAnsiTheme="minorHAnsi" w:cs="Calibri"/>
                <w:color w:val="000000"/>
                <w:sz w:val="22"/>
                <w:szCs w:val="22"/>
              </w:rPr>
              <w:t xml:space="preserve"> funded programs are </w:t>
            </w:r>
            <w:r w:rsidR="00C2467C" w:rsidRPr="000344CF">
              <w:rPr>
                <w:rFonts w:asciiTheme="minorHAnsi" w:hAnsiTheme="minorHAnsi" w:cs="Calibri"/>
                <w:color w:val="000000"/>
                <w:sz w:val="22"/>
                <w:szCs w:val="22"/>
              </w:rPr>
              <w:t>provided at</w:t>
            </w:r>
            <w:r w:rsidRPr="000344CF">
              <w:rPr>
                <w:rFonts w:asciiTheme="minorHAnsi" w:hAnsiTheme="minorHAnsi" w:cs="Calibri"/>
                <w:color w:val="000000"/>
                <w:sz w:val="22"/>
                <w:szCs w:val="22"/>
              </w:rPr>
              <w:t xml:space="preserve"> the highest quality, in the right way, in the right place, at the right time and by the right staff.</w:t>
            </w:r>
          </w:p>
          <w:p w:rsidR="00FE55A1" w:rsidRPr="000344CF" w:rsidRDefault="00FE55A1" w:rsidP="00C2467C">
            <w:pPr>
              <w:numPr>
                <w:ilvl w:val="0"/>
                <w:numId w:val="48"/>
              </w:numPr>
              <w:rPr>
                <w:rFonts w:asciiTheme="minorHAnsi" w:hAnsiTheme="minorHAnsi" w:cs="Calibri"/>
                <w:color w:val="000000"/>
                <w:sz w:val="22"/>
                <w:szCs w:val="22"/>
              </w:rPr>
            </w:pPr>
            <w:r w:rsidRPr="000344CF">
              <w:rPr>
                <w:rFonts w:asciiTheme="minorHAnsi" w:hAnsiTheme="minorHAnsi" w:cs="Calibri"/>
                <w:color w:val="000000"/>
                <w:sz w:val="22"/>
                <w:szCs w:val="22"/>
              </w:rPr>
              <w:t>Set the minimum requirements for the programs specific structures, and processes.</w:t>
            </w:r>
          </w:p>
          <w:p w:rsidR="00FE55A1" w:rsidRPr="000344CF" w:rsidRDefault="00FE55A1" w:rsidP="00C2467C">
            <w:pPr>
              <w:numPr>
                <w:ilvl w:val="0"/>
                <w:numId w:val="48"/>
              </w:numPr>
              <w:rPr>
                <w:rFonts w:asciiTheme="minorHAnsi" w:hAnsiTheme="minorHAnsi"/>
                <w:sz w:val="22"/>
                <w:szCs w:val="22"/>
              </w:rPr>
            </w:pPr>
            <w:r w:rsidRPr="000344CF">
              <w:rPr>
                <w:rFonts w:asciiTheme="minorHAnsi" w:hAnsiTheme="minorHAnsi" w:cs="Calibri"/>
                <w:color w:val="000000"/>
                <w:sz w:val="22"/>
                <w:szCs w:val="22"/>
              </w:rPr>
              <w:t>Define the related roles and responsibilities of Providers, Professionals and Insurers and their interactions with respect to the Program Specification.</w:t>
            </w:r>
          </w:p>
        </w:tc>
      </w:tr>
      <w:tr w:rsidR="00FE55A1" w:rsidRPr="000344CF" w:rsidTr="00C2467C">
        <w:trPr>
          <w:trHeight w:val="300"/>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rsidR="00FE55A1" w:rsidRPr="000344CF" w:rsidRDefault="00FE55A1" w:rsidP="00D440D8">
            <w:pPr>
              <w:jc w:val="center"/>
              <w:rPr>
                <w:rFonts w:asciiTheme="minorHAnsi" w:eastAsia="Times New Roman" w:hAnsiTheme="minorHAnsi" w:cs="Calibri"/>
                <w:b/>
                <w:bCs/>
                <w:color w:val="000000"/>
                <w:sz w:val="22"/>
                <w:szCs w:val="22"/>
              </w:rPr>
            </w:pPr>
            <w:r w:rsidRPr="000344CF">
              <w:rPr>
                <w:rFonts w:asciiTheme="minorHAnsi" w:eastAsia="Times New Roman" w:hAnsiTheme="minorHAnsi" w:cs="Calibri"/>
                <w:b/>
                <w:bCs/>
                <w:color w:val="000000"/>
                <w:sz w:val="22"/>
                <w:szCs w:val="22"/>
              </w:rPr>
              <w:t>Other</w:t>
            </w:r>
          </w:p>
        </w:tc>
        <w:tc>
          <w:tcPr>
            <w:tcW w:w="7825" w:type="dxa"/>
            <w:tcBorders>
              <w:top w:val="nil"/>
              <w:left w:val="single" w:sz="4" w:space="0" w:color="auto"/>
              <w:bottom w:val="single" w:sz="4" w:space="0" w:color="auto"/>
              <w:right w:val="single" w:sz="4" w:space="0" w:color="auto"/>
            </w:tcBorders>
          </w:tcPr>
          <w:p w:rsidR="00FE55A1" w:rsidRPr="000344CF" w:rsidDel="00FD77FB" w:rsidRDefault="00FE55A1" w:rsidP="00D440D8">
            <w:pPr>
              <w:jc w:val="center"/>
              <w:rPr>
                <w:rFonts w:asciiTheme="minorHAnsi" w:eastAsia="Times New Roman" w:hAnsiTheme="minorHAnsi" w:cs="Calibri"/>
                <w:color w:val="000000"/>
                <w:sz w:val="22"/>
                <w:szCs w:val="22"/>
              </w:rPr>
            </w:pPr>
          </w:p>
        </w:tc>
      </w:tr>
    </w:tbl>
    <w:p w:rsidR="00B27572" w:rsidRPr="000344CF" w:rsidRDefault="00B27572" w:rsidP="00B27572">
      <w:pPr>
        <w:rPr>
          <w:rFonts w:asciiTheme="minorHAnsi" w:hAnsiTheme="minorHAnsi"/>
          <w:sz w:val="22"/>
          <w:szCs w:val="22"/>
          <w:lang w:eastAsia="de-DE"/>
        </w:rPr>
      </w:pPr>
    </w:p>
    <w:p w:rsidR="00D440D8" w:rsidRPr="000344CF" w:rsidRDefault="00D440D8" w:rsidP="00D440D8">
      <w:pPr>
        <w:pStyle w:val="Heading2"/>
        <w:rPr>
          <w:rFonts w:asciiTheme="minorHAnsi" w:hAnsiTheme="minorHAnsi"/>
          <w:sz w:val="22"/>
          <w:szCs w:val="22"/>
          <w:lang w:eastAsia="de-DE"/>
        </w:rPr>
      </w:pPr>
      <w:bookmarkStart w:id="121" w:name="_Toc14337162"/>
      <w:r w:rsidRPr="000344CF">
        <w:rPr>
          <w:rFonts w:asciiTheme="minorHAnsi" w:hAnsiTheme="minorHAnsi"/>
          <w:sz w:val="22"/>
          <w:szCs w:val="22"/>
          <w:lang w:eastAsia="de-DE"/>
        </w:rPr>
        <w:t>Project Status</w:t>
      </w:r>
      <w:bookmarkEnd w:id="121"/>
    </w:p>
    <w:p w:rsidR="00D440D8" w:rsidRPr="000344CF" w:rsidRDefault="00D440D8" w:rsidP="00B27572">
      <w:pPr>
        <w:rPr>
          <w:rFonts w:asciiTheme="minorHAnsi" w:hAnsiTheme="minorHAnsi"/>
          <w:sz w:val="22"/>
          <w:szCs w:val="22"/>
          <w:lang w:eastAsia="de-DE"/>
        </w:rPr>
      </w:pPr>
    </w:p>
    <w:tbl>
      <w:tblPr>
        <w:tblW w:w="2245" w:type="dxa"/>
        <w:tblLook w:val="04A0" w:firstRow="1" w:lastRow="0" w:firstColumn="1" w:lastColumn="0" w:noHBand="0" w:noVBand="1"/>
      </w:tblPr>
      <w:tblGrid>
        <w:gridCol w:w="2245"/>
      </w:tblGrid>
      <w:tr w:rsidR="00D440D8" w:rsidRPr="000344CF" w:rsidTr="00C2467C">
        <w:trPr>
          <w:trHeight w:val="300"/>
        </w:trPr>
        <w:tc>
          <w:tcPr>
            <w:tcW w:w="2245"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rsidR="00D440D8" w:rsidRPr="000344CF" w:rsidRDefault="00D440D8" w:rsidP="00D440D8">
            <w:pPr>
              <w:jc w:val="center"/>
              <w:rPr>
                <w:rFonts w:asciiTheme="minorHAnsi" w:eastAsia="Times New Roman" w:hAnsiTheme="minorHAnsi" w:cs="Calibri Light"/>
                <w:b/>
                <w:bCs/>
                <w:color w:val="404040"/>
                <w:sz w:val="22"/>
                <w:szCs w:val="22"/>
              </w:rPr>
            </w:pPr>
            <w:r w:rsidRPr="000344CF">
              <w:rPr>
                <w:rFonts w:asciiTheme="minorHAnsi" w:eastAsia="Times New Roman" w:hAnsiTheme="minorHAnsi" w:cs="Calibri Light"/>
                <w:b/>
                <w:bCs/>
                <w:color w:val="404040"/>
                <w:sz w:val="22"/>
                <w:szCs w:val="22"/>
              </w:rPr>
              <w:t>Status</w:t>
            </w:r>
          </w:p>
        </w:tc>
      </w:tr>
      <w:tr w:rsidR="00D440D8" w:rsidRPr="000344CF" w:rsidTr="001C66E6">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rsidR="00D440D8"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Submitted</w:t>
            </w:r>
          </w:p>
        </w:tc>
      </w:tr>
      <w:tr w:rsidR="00D440D8" w:rsidRPr="000344CF" w:rsidTr="001C66E6">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rsidR="00D440D8"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Save as Draft</w:t>
            </w:r>
          </w:p>
        </w:tc>
      </w:tr>
      <w:tr w:rsidR="00D440D8" w:rsidRPr="000344CF" w:rsidTr="001C66E6">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rsidR="00D440D8"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Cancelled</w:t>
            </w:r>
          </w:p>
        </w:tc>
      </w:tr>
      <w:tr w:rsidR="00D440D8" w:rsidRPr="000344CF" w:rsidTr="001C66E6">
        <w:trPr>
          <w:trHeight w:val="300"/>
        </w:trPr>
        <w:tc>
          <w:tcPr>
            <w:tcW w:w="2245" w:type="dxa"/>
            <w:tcBorders>
              <w:top w:val="nil"/>
              <w:left w:val="single" w:sz="4" w:space="0" w:color="auto"/>
              <w:bottom w:val="single" w:sz="4" w:space="0" w:color="auto"/>
              <w:right w:val="single" w:sz="4" w:space="0" w:color="auto"/>
            </w:tcBorders>
            <w:shd w:val="clear" w:color="auto" w:fill="auto"/>
            <w:noWrap/>
            <w:vAlign w:val="center"/>
            <w:hideMark/>
          </w:tcPr>
          <w:p w:rsidR="00D440D8" w:rsidRPr="000344CF" w:rsidRDefault="00D440D8"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Aborted</w:t>
            </w:r>
          </w:p>
        </w:tc>
      </w:tr>
      <w:tr w:rsidR="001C66E6" w:rsidRPr="000344CF" w:rsidTr="001C66E6">
        <w:trPr>
          <w:trHeight w:val="30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66E6"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Work In Progress</w:t>
            </w:r>
          </w:p>
        </w:tc>
      </w:tr>
      <w:tr w:rsidR="001C66E6" w:rsidRPr="000344CF" w:rsidTr="001C66E6">
        <w:trPr>
          <w:trHeight w:val="30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66E6"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Closed</w:t>
            </w:r>
          </w:p>
        </w:tc>
      </w:tr>
      <w:tr w:rsidR="001C66E6" w:rsidRPr="000344CF" w:rsidTr="00C2467C">
        <w:trPr>
          <w:trHeight w:val="70"/>
        </w:trPr>
        <w:tc>
          <w:tcPr>
            <w:tcW w:w="2245" w:type="dxa"/>
            <w:tcBorders>
              <w:top w:val="single" w:sz="4" w:space="0" w:color="auto"/>
              <w:left w:val="single" w:sz="4" w:space="0" w:color="auto"/>
              <w:bottom w:val="single" w:sz="4" w:space="0" w:color="auto"/>
              <w:right w:val="single" w:sz="4" w:space="0" w:color="auto"/>
            </w:tcBorders>
            <w:shd w:val="clear" w:color="auto" w:fill="auto"/>
            <w:noWrap/>
            <w:vAlign w:val="center"/>
          </w:tcPr>
          <w:p w:rsidR="001C66E6" w:rsidRPr="000344CF" w:rsidRDefault="001C66E6" w:rsidP="00C2467C">
            <w:pPr>
              <w:rPr>
                <w:rFonts w:asciiTheme="minorHAnsi" w:eastAsia="Times New Roman" w:hAnsiTheme="minorHAnsi" w:cs="Calibri"/>
                <w:color w:val="000000"/>
                <w:sz w:val="22"/>
                <w:szCs w:val="22"/>
              </w:rPr>
            </w:pPr>
            <w:r w:rsidRPr="000344CF">
              <w:rPr>
                <w:rFonts w:asciiTheme="minorHAnsi" w:eastAsia="Times New Roman" w:hAnsiTheme="minorHAnsi" w:cs="Calibri"/>
                <w:color w:val="000000"/>
                <w:sz w:val="22"/>
                <w:szCs w:val="22"/>
              </w:rPr>
              <w:t>Clarification Required</w:t>
            </w:r>
          </w:p>
        </w:tc>
      </w:tr>
    </w:tbl>
    <w:p w:rsidR="00D440D8" w:rsidRPr="000344CF" w:rsidRDefault="00D440D8" w:rsidP="00B27572">
      <w:pPr>
        <w:rPr>
          <w:rFonts w:asciiTheme="minorHAnsi" w:hAnsiTheme="minorHAnsi"/>
          <w:sz w:val="22"/>
          <w:szCs w:val="22"/>
          <w:lang w:eastAsia="de-DE"/>
        </w:rPr>
      </w:pPr>
    </w:p>
    <w:p w:rsidR="00B2032F" w:rsidRPr="000344CF" w:rsidRDefault="00B2032F" w:rsidP="00B27572">
      <w:pPr>
        <w:rPr>
          <w:rFonts w:asciiTheme="minorHAnsi" w:hAnsiTheme="minorHAnsi"/>
          <w:sz w:val="22"/>
          <w:szCs w:val="22"/>
          <w:lang w:eastAsia="de-DE"/>
        </w:rPr>
      </w:pPr>
    </w:p>
    <w:p w:rsidR="00854397" w:rsidRPr="000344CF" w:rsidRDefault="00854397" w:rsidP="00854397">
      <w:pPr>
        <w:pStyle w:val="Heading2"/>
        <w:rPr>
          <w:rFonts w:asciiTheme="minorHAnsi" w:hAnsiTheme="minorHAnsi"/>
          <w:sz w:val="22"/>
          <w:szCs w:val="22"/>
          <w:lang w:eastAsia="de-DE"/>
        </w:rPr>
      </w:pPr>
      <w:bookmarkStart w:id="122" w:name="_Project_status_KPI"/>
      <w:bookmarkStart w:id="123" w:name="_Toc14337163"/>
      <w:bookmarkEnd w:id="122"/>
      <w:r w:rsidRPr="000344CF">
        <w:rPr>
          <w:rFonts w:asciiTheme="minorHAnsi" w:hAnsiTheme="minorHAnsi"/>
          <w:sz w:val="22"/>
          <w:szCs w:val="22"/>
          <w:lang w:eastAsia="de-DE"/>
        </w:rPr>
        <w:t>Project Phase KPI</w:t>
      </w:r>
      <w:bookmarkEnd w:id="123"/>
    </w:p>
    <w:p w:rsidR="00854397" w:rsidRPr="000344CF" w:rsidRDefault="00854397" w:rsidP="00854397">
      <w:pPr>
        <w:rPr>
          <w:rFonts w:asciiTheme="minorHAnsi" w:hAnsiTheme="minorHAnsi"/>
          <w:sz w:val="22"/>
          <w:szCs w:val="22"/>
          <w:lang w:eastAsia="de-DE"/>
        </w:rPr>
      </w:pPr>
    </w:p>
    <w:tbl>
      <w:tblPr>
        <w:tblStyle w:val="TableGrid"/>
        <w:tblW w:w="10435" w:type="dxa"/>
        <w:tblLook w:val="04A0" w:firstRow="1" w:lastRow="0" w:firstColumn="1" w:lastColumn="0" w:noHBand="0" w:noVBand="1"/>
      </w:tblPr>
      <w:tblGrid>
        <w:gridCol w:w="712"/>
        <w:gridCol w:w="4323"/>
        <w:gridCol w:w="1617"/>
        <w:gridCol w:w="3783"/>
      </w:tblGrid>
      <w:tr w:rsidR="00854397" w:rsidRPr="000344CF" w:rsidTr="00C2467C">
        <w:trPr>
          <w:trHeight w:val="350"/>
        </w:trPr>
        <w:tc>
          <w:tcPr>
            <w:tcW w:w="712" w:type="dxa"/>
            <w:shd w:val="clear" w:color="auto" w:fill="E7E6E6" w:themeFill="background2"/>
            <w:hideMark/>
          </w:tcPr>
          <w:p w:rsidR="00854397" w:rsidRPr="000344CF" w:rsidRDefault="00854397" w:rsidP="00C2467C">
            <w:pPr>
              <w:jc w:val="center"/>
              <w:rPr>
                <w:rFonts w:asciiTheme="minorHAnsi" w:hAnsiTheme="minorHAnsi" w:cs="Calibri Light"/>
                <w:b/>
                <w:bCs/>
                <w:color w:val="404040"/>
                <w:sz w:val="22"/>
                <w:szCs w:val="22"/>
              </w:rPr>
            </w:pPr>
            <w:r w:rsidRPr="000344CF">
              <w:rPr>
                <w:rFonts w:asciiTheme="minorHAnsi" w:hAnsiTheme="minorHAnsi" w:cs="Calibri Light"/>
                <w:b/>
                <w:bCs/>
                <w:color w:val="404040"/>
                <w:sz w:val="22"/>
                <w:szCs w:val="22"/>
              </w:rPr>
              <w:t xml:space="preserve">Ser. </w:t>
            </w:r>
          </w:p>
        </w:tc>
        <w:tc>
          <w:tcPr>
            <w:tcW w:w="4323" w:type="dxa"/>
            <w:shd w:val="clear" w:color="auto" w:fill="E7E6E6" w:themeFill="background2"/>
            <w:hideMark/>
          </w:tcPr>
          <w:p w:rsidR="00854397" w:rsidRPr="000344CF" w:rsidRDefault="00854397" w:rsidP="00C2467C">
            <w:pPr>
              <w:jc w:val="center"/>
              <w:rPr>
                <w:rFonts w:asciiTheme="minorHAnsi" w:hAnsiTheme="minorHAnsi" w:cs="Calibri Light"/>
                <w:b/>
                <w:bCs/>
                <w:color w:val="404040"/>
                <w:sz w:val="22"/>
                <w:szCs w:val="22"/>
              </w:rPr>
            </w:pPr>
            <w:r w:rsidRPr="000344CF">
              <w:rPr>
                <w:rFonts w:asciiTheme="minorHAnsi" w:hAnsiTheme="minorHAnsi" w:cs="Calibri Light"/>
                <w:b/>
                <w:bCs/>
                <w:color w:val="404040"/>
                <w:sz w:val="22"/>
                <w:szCs w:val="22"/>
              </w:rPr>
              <w:t>Project phases</w:t>
            </w:r>
          </w:p>
        </w:tc>
        <w:tc>
          <w:tcPr>
            <w:tcW w:w="1617" w:type="dxa"/>
            <w:shd w:val="clear" w:color="auto" w:fill="E7E6E6" w:themeFill="background2"/>
            <w:hideMark/>
          </w:tcPr>
          <w:p w:rsidR="00854397" w:rsidRPr="000344CF" w:rsidRDefault="00854397" w:rsidP="00C2467C">
            <w:pPr>
              <w:jc w:val="center"/>
              <w:rPr>
                <w:rFonts w:asciiTheme="minorHAnsi" w:hAnsiTheme="minorHAnsi" w:cs="Calibri Light"/>
                <w:b/>
                <w:bCs/>
                <w:color w:val="404040"/>
                <w:sz w:val="22"/>
                <w:szCs w:val="22"/>
              </w:rPr>
            </w:pPr>
            <w:r w:rsidRPr="000344CF">
              <w:rPr>
                <w:rFonts w:asciiTheme="minorHAnsi" w:hAnsiTheme="minorHAnsi" w:cs="Calibri Light"/>
                <w:b/>
                <w:bCs/>
                <w:color w:val="404040"/>
                <w:sz w:val="22"/>
                <w:szCs w:val="22"/>
              </w:rPr>
              <w:t xml:space="preserve">Time Frame </w:t>
            </w:r>
          </w:p>
        </w:tc>
        <w:tc>
          <w:tcPr>
            <w:tcW w:w="3783" w:type="dxa"/>
            <w:shd w:val="clear" w:color="auto" w:fill="E7E6E6" w:themeFill="background2"/>
            <w:hideMark/>
          </w:tcPr>
          <w:p w:rsidR="00854397" w:rsidRPr="000344CF" w:rsidRDefault="00854397" w:rsidP="00C2467C">
            <w:pPr>
              <w:jc w:val="center"/>
              <w:rPr>
                <w:rFonts w:asciiTheme="minorHAnsi" w:hAnsiTheme="minorHAnsi" w:cs="Calibri Light"/>
                <w:b/>
                <w:bCs/>
                <w:color w:val="404040"/>
                <w:sz w:val="22"/>
                <w:szCs w:val="22"/>
              </w:rPr>
            </w:pPr>
            <w:r w:rsidRPr="000344CF">
              <w:rPr>
                <w:rFonts w:asciiTheme="minorHAnsi" w:hAnsiTheme="minorHAnsi" w:cs="Calibri Light"/>
                <w:b/>
                <w:bCs/>
                <w:color w:val="404040"/>
                <w:sz w:val="22"/>
                <w:szCs w:val="22"/>
              </w:rPr>
              <w:t xml:space="preserve">Notes </w:t>
            </w: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1 </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Review Policy/ Standard Draft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From the moment  of creating Project </w:t>
            </w: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2</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Owner Review of policy feedback/ comments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val="restart"/>
          </w:tcPr>
          <w:p w:rsidR="0090315F" w:rsidRPr="000344CF" w:rsidRDefault="0090315F"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There should be option to change the dates manually and next phase dates should adjust. </w:t>
            </w:r>
          </w:p>
          <w:p w:rsidR="00854397" w:rsidRPr="000344CF" w:rsidRDefault="0090315F"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Changing date should not be applicable on </w:t>
            </w:r>
            <w:r w:rsidR="00C2467C" w:rsidRPr="000344CF">
              <w:rPr>
                <w:rFonts w:asciiTheme="minorHAnsi" w:hAnsiTheme="minorHAnsi" w:cs="Calibri Light"/>
                <w:color w:val="404040"/>
                <w:sz w:val="22"/>
                <w:szCs w:val="22"/>
              </w:rPr>
              <w:t>tasks, which</w:t>
            </w:r>
            <w:r w:rsidRPr="000344CF">
              <w:rPr>
                <w:rFonts w:asciiTheme="minorHAnsi" w:hAnsiTheme="minorHAnsi" w:cs="Calibri Light"/>
                <w:color w:val="404040"/>
                <w:sz w:val="22"/>
                <w:szCs w:val="22"/>
              </w:rPr>
              <w:t xml:space="preserve"> are already closed.</w:t>
            </w: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3</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1st Round of consultation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4</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2st Round of consultation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5</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Feedback documentation/ Update draft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Three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6</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Owner Final Review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7</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Signing Off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rPr>
          <w:trHeight w:val="278"/>
        </w:trPr>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8</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Publication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Two weeks </w:t>
            </w:r>
          </w:p>
        </w:tc>
        <w:tc>
          <w:tcPr>
            <w:tcW w:w="3783" w:type="dxa"/>
            <w:vMerge/>
            <w:hideMark/>
          </w:tcPr>
          <w:p w:rsidR="00854397" w:rsidRPr="000344CF" w:rsidRDefault="00854397" w:rsidP="00C2467C">
            <w:pPr>
              <w:rPr>
                <w:rFonts w:asciiTheme="minorHAnsi" w:hAnsiTheme="minorHAnsi" w:cs="Calibri Light"/>
                <w:color w:val="404040"/>
                <w:sz w:val="22"/>
                <w:szCs w:val="22"/>
              </w:rPr>
            </w:pPr>
          </w:p>
        </w:tc>
      </w:tr>
      <w:tr w:rsidR="00854397" w:rsidRPr="000344CF" w:rsidTr="00C2467C">
        <w:tc>
          <w:tcPr>
            <w:tcW w:w="712" w:type="dxa"/>
            <w:hideMark/>
          </w:tcPr>
          <w:p w:rsidR="00854397" w:rsidRPr="000344CF" w:rsidRDefault="00854397" w:rsidP="00C2467C">
            <w:pPr>
              <w:jc w:val="center"/>
              <w:rPr>
                <w:rFonts w:asciiTheme="minorHAnsi" w:hAnsiTheme="minorHAnsi" w:cs="Calibri Light"/>
                <w:color w:val="404040"/>
                <w:sz w:val="22"/>
                <w:szCs w:val="22"/>
              </w:rPr>
            </w:pPr>
            <w:r w:rsidRPr="000344CF">
              <w:rPr>
                <w:rFonts w:asciiTheme="minorHAnsi" w:hAnsiTheme="minorHAnsi" w:cs="Calibri Light"/>
                <w:color w:val="404040"/>
                <w:sz w:val="22"/>
                <w:szCs w:val="22"/>
              </w:rPr>
              <w:t>9</w:t>
            </w:r>
          </w:p>
        </w:tc>
        <w:tc>
          <w:tcPr>
            <w:tcW w:w="432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 xml:space="preserve">Implementation / Evaluation Plan </w:t>
            </w:r>
          </w:p>
        </w:tc>
        <w:tc>
          <w:tcPr>
            <w:tcW w:w="1617"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Two weeks</w:t>
            </w:r>
          </w:p>
        </w:tc>
        <w:tc>
          <w:tcPr>
            <w:tcW w:w="3783" w:type="dxa"/>
            <w:hideMark/>
          </w:tcPr>
          <w:p w:rsidR="00854397" w:rsidRPr="000344CF" w:rsidRDefault="00854397" w:rsidP="00C2467C">
            <w:pPr>
              <w:rPr>
                <w:rFonts w:asciiTheme="minorHAnsi" w:hAnsiTheme="minorHAnsi" w:cs="Calibri Light"/>
                <w:color w:val="404040"/>
                <w:sz w:val="22"/>
                <w:szCs w:val="22"/>
              </w:rPr>
            </w:pPr>
            <w:r w:rsidRPr="000344CF">
              <w:rPr>
                <w:rFonts w:asciiTheme="minorHAnsi" w:hAnsiTheme="minorHAnsi" w:cs="Calibri Light"/>
                <w:color w:val="404040"/>
                <w:sz w:val="22"/>
                <w:szCs w:val="22"/>
              </w:rPr>
              <w:t>Final stage and project will be marked closed once this step completed.</w:t>
            </w:r>
          </w:p>
        </w:tc>
      </w:tr>
    </w:tbl>
    <w:p w:rsidR="00854397" w:rsidRPr="000344CF" w:rsidRDefault="00854397" w:rsidP="00B27572">
      <w:pPr>
        <w:rPr>
          <w:rFonts w:asciiTheme="minorHAnsi" w:hAnsiTheme="minorHAnsi"/>
          <w:sz w:val="22"/>
          <w:szCs w:val="22"/>
          <w:lang w:eastAsia="de-DE"/>
        </w:rPr>
      </w:pPr>
    </w:p>
    <w:p w:rsidR="00A436F8" w:rsidRPr="000344CF" w:rsidRDefault="00A436F8" w:rsidP="00A436F8">
      <w:pPr>
        <w:pStyle w:val="Heading1"/>
        <w:keepNext w:val="0"/>
        <w:ind w:left="562" w:hanging="562"/>
        <w:rPr>
          <w:rFonts w:asciiTheme="minorHAnsi" w:hAnsiTheme="minorHAnsi" w:cs="Arial"/>
          <w:sz w:val="22"/>
          <w:szCs w:val="22"/>
        </w:rPr>
      </w:pPr>
      <w:bookmarkStart w:id="124" w:name="_Toc14337164"/>
      <w:r w:rsidRPr="000344CF">
        <w:rPr>
          <w:rFonts w:asciiTheme="minorHAnsi" w:hAnsiTheme="minorHAnsi" w:cs="Arial"/>
          <w:sz w:val="22"/>
          <w:szCs w:val="22"/>
        </w:rPr>
        <w:lastRenderedPageBreak/>
        <w:t>Approvals Sign off</w:t>
      </w:r>
      <w:bookmarkEnd w:id="124"/>
    </w:p>
    <w:p w:rsidR="00A436F8" w:rsidRPr="000344CF" w:rsidRDefault="003F0E93" w:rsidP="003F0E93">
      <w:pPr>
        <w:pStyle w:val="Heading2"/>
        <w:rPr>
          <w:rFonts w:asciiTheme="minorHAnsi" w:hAnsiTheme="minorHAnsi"/>
          <w:sz w:val="22"/>
          <w:szCs w:val="22"/>
        </w:rPr>
      </w:pPr>
      <w:bookmarkStart w:id="125" w:name="_Toc14337165"/>
      <w:r w:rsidRPr="000344CF">
        <w:rPr>
          <w:rFonts w:asciiTheme="minorHAnsi" w:hAnsiTheme="minorHAnsi"/>
          <w:sz w:val="22"/>
          <w:szCs w:val="22"/>
        </w:rPr>
        <w:t xml:space="preserve">Healthcare Policy </w:t>
      </w:r>
      <w:r w:rsidR="0042125E" w:rsidRPr="000344CF">
        <w:rPr>
          <w:rFonts w:asciiTheme="minorHAnsi" w:hAnsiTheme="minorHAnsi"/>
          <w:sz w:val="22"/>
          <w:szCs w:val="22"/>
        </w:rPr>
        <w:t>and Standards</w:t>
      </w:r>
      <w:r w:rsidRPr="000344CF">
        <w:rPr>
          <w:rFonts w:asciiTheme="minorHAnsi" w:hAnsiTheme="minorHAnsi"/>
          <w:sz w:val="22"/>
          <w:szCs w:val="22"/>
        </w:rPr>
        <w:t xml:space="preserve"> </w:t>
      </w:r>
      <w:r w:rsidR="00A436F8" w:rsidRPr="000344CF">
        <w:rPr>
          <w:rFonts w:asciiTheme="minorHAnsi" w:hAnsiTheme="minorHAnsi"/>
          <w:sz w:val="22"/>
          <w:szCs w:val="22"/>
        </w:rPr>
        <w:t>(Requestor)</w:t>
      </w:r>
      <w:bookmarkEnd w:id="125"/>
    </w:p>
    <w:p w:rsidR="00A436F8" w:rsidRPr="000344CF" w:rsidRDefault="00A436F8" w:rsidP="00A436F8">
      <w:pPr>
        <w:rPr>
          <w:rFonts w:asciiTheme="minorHAnsi" w:hAnsiTheme="minorHAnsi"/>
          <w:sz w:val="22"/>
          <w:szCs w:val="22"/>
        </w:rPr>
      </w:pPr>
    </w:p>
    <w:p w:rsidR="00A436F8" w:rsidRPr="000344CF" w:rsidRDefault="00A436F8" w:rsidP="00516418">
      <w:pPr>
        <w:rPr>
          <w:rFonts w:asciiTheme="minorHAnsi" w:hAnsiTheme="minorHAnsi"/>
          <w:sz w:val="22"/>
          <w:szCs w:val="22"/>
        </w:rPr>
      </w:pPr>
      <w:r w:rsidRPr="000344CF">
        <w:rPr>
          <w:rFonts w:asciiTheme="minorHAnsi" w:hAnsiTheme="minorHAnsi"/>
          <w:sz w:val="22"/>
          <w:szCs w:val="22"/>
        </w:rPr>
        <w:t xml:space="preserve">I have reviewed the above stated Business requirements of </w:t>
      </w:r>
      <w:r w:rsidR="00516418" w:rsidRPr="000344CF">
        <w:rPr>
          <w:rFonts w:asciiTheme="minorHAnsi" w:hAnsiTheme="minorHAnsi"/>
          <w:b/>
          <w:bCs/>
          <w:sz w:val="22"/>
          <w:szCs w:val="22"/>
        </w:rPr>
        <w:t>Policies and Standards Portal</w:t>
      </w:r>
      <w:r w:rsidRPr="000344CF">
        <w:rPr>
          <w:rFonts w:asciiTheme="minorHAnsi" w:hAnsiTheme="minorHAnsi"/>
          <w:b/>
          <w:bCs/>
          <w:sz w:val="22"/>
          <w:szCs w:val="22"/>
        </w:rPr>
        <w:t xml:space="preserve">. </w:t>
      </w:r>
      <w:r w:rsidRPr="000344CF">
        <w:rPr>
          <w:rFonts w:asciiTheme="minorHAnsi" w:hAnsiTheme="minorHAnsi"/>
          <w:sz w:val="22"/>
          <w:szCs w:val="22"/>
        </w:rPr>
        <w:t>I hereby give you approval to proceed to develop the new system.</w:t>
      </w:r>
    </w:p>
    <w:p w:rsidR="00A436F8" w:rsidRPr="000344CF" w:rsidRDefault="00A436F8" w:rsidP="00A436F8">
      <w:pPr>
        <w:rPr>
          <w:rFonts w:asciiTheme="minorHAnsi" w:hAnsiTheme="minorHAnsi"/>
          <w:sz w:val="22"/>
          <w:szCs w:val="22"/>
        </w:rPr>
      </w:pPr>
    </w:p>
    <w:p w:rsidR="00A436F8" w:rsidRPr="000344CF" w:rsidRDefault="00A436F8" w:rsidP="00A436F8">
      <w:pPr>
        <w:rPr>
          <w:rFonts w:asciiTheme="minorHAnsi" w:hAnsiTheme="minorHAnsi"/>
          <w:sz w:val="22"/>
          <w:szCs w:val="22"/>
        </w:rPr>
      </w:pPr>
      <w:r w:rsidRPr="000344CF">
        <w:rPr>
          <w:rFonts w:asciiTheme="minorHAnsi" w:hAnsiTheme="minorHAnsi"/>
          <w:sz w:val="22"/>
          <w:szCs w:val="22"/>
        </w:rPr>
        <w:t xml:space="preserve">I understand that further changes to the Business requirements, Business rules or Business process will likely result in a delay in the final delivery date. </w:t>
      </w:r>
    </w:p>
    <w:p w:rsidR="00A436F8" w:rsidRPr="000344CF" w:rsidRDefault="00A436F8" w:rsidP="00A436F8">
      <w:pPr>
        <w:rPr>
          <w:rFonts w:asciiTheme="minorHAnsi" w:hAnsiTheme="minorHAnsi"/>
          <w:sz w:val="22"/>
          <w:szCs w:val="22"/>
        </w:rPr>
      </w:pPr>
    </w:p>
    <w:p w:rsidR="00A436F8" w:rsidRPr="000344CF" w:rsidRDefault="00A436F8" w:rsidP="00A436F8">
      <w:pPr>
        <w:rPr>
          <w:rFonts w:asciiTheme="minorHAnsi" w:hAnsiTheme="minorHAnsi"/>
          <w:sz w:val="22"/>
          <w:szCs w:val="22"/>
        </w:rPr>
      </w:pPr>
    </w:p>
    <w:p w:rsidR="00A436F8" w:rsidRPr="000344CF" w:rsidRDefault="00A436F8" w:rsidP="00A436F8">
      <w:pPr>
        <w:rPr>
          <w:rFonts w:asciiTheme="minorHAnsi" w:hAnsiTheme="minorHAnsi"/>
          <w:sz w:val="22"/>
          <w:szCs w:val="22"/>
        </w:rPr>
      </w:pPr>
    </w:p>
    <w:p w:rsidR="00A436F8" w:rsidRPr="000344CF" w:rsidRDefault="00A436F8" w:rsidP="005B177E">
      <w:pPr>
        <w:rPr>
          <w:rFonts w:asciiTheme="minorHAnsi" w:hAnsiTheme="minorHAnsi"/>
          <w:sz w:val="22"/>
          <w:szCs w:val="22"/>
          <w:lang w:eastAsia="de-DE"/>
        </w:rPr>
      </w:pPr>
      <w:r w:rsidRPr="000344CF">
        <w:rPr>
          <w:rFonts w:asciiTheme="minorHAnsi" w:hAnsiTheme="minorHAnsi"/>
          <w:b/>
          <w:sz w:val="22"/>
          <w:szCs w:val="22"/>
          <w:lang w:eastAsia="de-DE"/>
        </w:rPr>
        <w:t>Name</w:t>
      </w:r>
      <w:r w:rsidRPr="000344CF">
        <w:rPr>
          <w:rFonts w:asciiTheme="minorHAnsi" w:hAnsiTheme="minorHAnsi"/>
          <w:b/>
          <w:sz w:val="22"/>
          <w:szCs w:val="22"/>
          <w:lang w:eastAsia="de-DE"/>
        </w:rPr>
        <w:tab/>
      </w:r>
      <w:r w:rsidRPr="000344CF">
        <w:rPr>
          <w:rFonts w:asciiTheme="minorHAnsi" w:hAnsiTheme="minorHAnsi"/>
          <w:b/>
          <w:sz w:val="22"/>
          <w:szCs w:val="22"/>
          <w:lang w:eastAsia="de-DE"/>
        </w:rPr>
        <w:tab/>
        <w:t>:</w:t>
      </w:r>
      <w:r w:rsidRPr="000344CF">
        <w:rPr>
          <w:rFonts w:asciiTheme="minorHAnsi" w:hAnsiTheme="minorHAnsi"/>
          <w:b/>
          <w:sz w:val="22"/>
          <w:szCs w:val="22"/>
          <w:lang w:eastAsia="de-DE"/>
        </w:rPr>
        <w:tab/>
      </w:r>
      <w:r w:rsidR="005B177E" w:rsidRPr="000344CF">
        <w:rPr>
          <w:rFonts w:asciiTheme="minorHAnsi" w:hAnsiTheme="minorHAnsi"/>
          <w:b/>
          <w:sz w:val="22"/>
          <w:szCs w:val="22"/>
          <w:lang w:eastAsia="de-DE"/>
        </w:rPr>
        <w:t>Mahasen Ali Al Hosani</w:t>
      </w:r>
    </w:p>
    <w:p w:rsidR="00A436F8" w:rsidRPr="000344CF" w:rsidRDefault="00A436F8" w:rsidP="00A436F8">
      <w:pPr>
        <w:rPr>
          <w:rFonts w:asciiTheme="minorHAnsi" w:hAnsiTheme="minorHAnsi"/>
          <w:sz w:val="22"/>
          <w:szCs w:val="22"/>
          <w:lang w:eastAsia="de-DE"/>
        </w:rPr>
      </w:pPr>
    </w:p>
    <w:p w:rsidR="00A436F8" w:rsidRPr="000344CF" w:rsidRDefault="00A436F8" w:rsidP="005B177E">
      <w:pPr>
        <w:rPr>
          <w:rFonts w:asciiTheme="minorHAnsi" w:hAnsiTheme="minorHAnsi"/>
          <w:sz w:val="22"/>
          <w:szCs w:val="22"/>
          <w:lang w:eastAsia="de-DE"/>
        </w:rPr>
      </w:pPr>
      <w:r w:rsidRPr="000344CF">
        <w:rPr>
          <w:rFonts w:asciiTheme="minorHAnsi" w:hAnsiTheme="minorHAnsi"/>
          <w:b/>
          <w:sz w:val="22"/>
          <w:szCs w:val="22"/>
          <w:lang w:eastAsia="de-DE"/>
        </w:rPr>
        <w:t>Designation</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Sr. Officer</w:t>
      </w:r>
    </w:p>
    <w:p w:rsidR="00A436F8" w:rsidRPr="000344CF" w:rsidRDefault="00A436F8" w:rsidP="00A436F8">
      <w:pPr>
        <w:rPr>
          <w:rFonts w:asciiTheme="minorHAnsi" w:hAnsiTheme="minorHAnsi"/>
          <w:b/>
          <w:sz w:val="22"/>
          <w:szCs w:val="22"/>
          <w:lang w:eastAsia="de-DE"/>
        </w:rPr>
      </w:pPr>
    </w:p>
    <w:p w:rsidR="00A436F8" w:rsidRPr="000344CF" w:rsidRDefault="00A436F8" w:rsidP="005B177E">
      <w:pPr>
        <w:rPr>
          <w:rFonts w:asciiTheme="minorHAnsi" w:hAnsiTheme="minorHAnsi"/>
          <w:sz w:val="22"/>
          <w:szCs w:val="22"/>
          <w:lang w:eastAsia="de-DE"/>
        </w:rPr>
      </w:pPr>
      <w:r w:rsidRPr="000344CF">
        <w:rPr>
          <w:rFonts w:asciiTheme="minorHAnsi" w:hAnsiTheme="minorHAnsi"/>
          <w:b/>
          <w:sz w:val="22"/>
          <w:szCs w:val="22"/>
          <w:lang w:eastAsia="de-DE"/>
        </w:rPr>
        <w:t xml:space="preserve">Section </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Healthcare Policy &amp; Standards</w:t>
      </w:r>
    </w:p>
    <w:p w:rsidR="00A436F8" w:rsidRPr="000344CF" w:rsidRDefault="00A436F8" w:rsidP="00A436F8">
      <w:pPr>
        <w:rPr>
          <w:rFonts w:asciiTheme="minorHAnsi" w:hAnsiTheme="minorHAnsi"/>
          <w:b/>
          <w:sz w:val="22"/>
          <w:szCs w:val="22"/>
          <w:lang w:eastAsia="de-DE"/>
        </w:rPr>
      </w:pPr>
    </w:p>
    <w:p w:rsidR="00A436F8" w:rsidRPr="000344CF" w:rsidRDefault="00A436F8" w:rsidP="005B177E">
      <w:pPr>
        <w:rPr>
          <w:rFonts w:asciiTheme="minorHAnsi" w:hAnsiTheme="minorHAnsi"/>
          <w:sz w:val="22"/>
          <w:szCs w:val="22"/>
          <w:lang w:eastAsia="de-DE"/>
        </w:rPr>
      </w:pPr>
      <w:r w:rsidRPr="000344CF">
        <w:rPr>
          <w:rFonts w:asciiTheme="minorHAnsi" w:hAnsiTheme="minorHAnsi"/>
          <w:b/>
          <w:sz w:val="22"/>
          <w:szCs w:val="22"/>
          <w:lang w:eastAsia="de-DE"/>
        </w:rPr>
        <w:t>Department</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Healthcare Policy and Standards</w:t>
      </w: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lang w:eastAsia="de-DE"/>
        </w:rPr>
      </w:pPr>
      <w:r w:rsidRPr="000344CF">
        <w:rPr>
          <w:rFonts w:asciiTheme="minorHAnsi" w:hAnsiTheme="minorHAnsi"/>
          <w:sz w:val="22"/>
          <w:szCs w:val="22"/>
          <w:lang w:eastAsia="de-DE"/>
        </w:rPr>
        <w:t>___________________________________</w:t>
      </w:r>
    </w:p>
    <w:p w:rsidR="00A436F8" w:rsidRPr="000344CF" w:rsidRDefault="00A436F8" w:rsidP="00A436F8">
      <w:pPr>
        <w:rPr>
          <w:rFonts w:asciiTheme="minorHAnsi" w:hAnsiTheme="minorHAnsi"/>
          <w:b/>
          <w:sz w:val="22"/>
          <w:szCs w:val="22"/>
          <w:u w:val="single"/>
          <w:lang w:eastAsia="de-DE"/>
        </w:rPr>
      </w:pPr>
      <w:r w:rsidRPr="000344CF">
        <w:rPr>
          <w:rFonts w:asciiTheme="minorHAnsi" w:hAnsiTheme="minorHAnsi"/>
          <w:b/>
          <w:sz w:val="22"/>
          <w:szCs w:val="22"/>
          <w:lang w:eastAsia="de-DE"/>
        </w:rPr>
        <w:t>Signature:</w:t>
      </w:r>
    </w:p>
    <w:p w:rsidR="00A436F8" w:rsidRPr="000344CF" w:rsidRDefault="00A436F8" w:rsidP="00A436F8">
      <w:pPr>
        <w:rPr>
          <w:rFonts w:asciiTheme="minorHAnsi" w:hAnsiTheme="minorHAnsi"/>
          <w:sz w:val="22"/>
          <w:szCs w:val="22"/>
          <w:lang w:eastAsia="de-DE"/>
        </w:rPr>
      </w:pPr>
    </w:p>
    <w:p w:rsidR="00A436F8" w:rsidRPr="000344CF" w:rsidRDefault="00A436F8" w:rsidP="00A436F8">
      <w:pPr>
        <w:rPr>
          <w:rFonts w:asciiTheme="minorHAnsi" w:hAnsiTheme="minorHAnsi"/>
          <w:sz w:val="22"/>
          <w:szCs w:val="22"/>
          <w:u w:val="single"/>
          <w:lang w:eastAsia="de-DE"/>
        </w:rPr>
      </w:pPr>
      <w:r w:rsidRPr="000344CF">
        <w:rPr>
          <w:rFonts w:asciiTheme="minorHAnsi" w:hAnsiTheme="minorHAnsi"/>
          <w:b/>
          <w:sz w:val="22"/>
          <w:szCs w:val="22"/>
          <w:lang w:eastAsia="de-DE"/>
        </w:rPr>
        <w:t>Date:</w:t>
      </w:r>
      <w:r w:rsidRPr="000344CF">
        <w:rPr>
          <w:rFonts w:asciiTheme="minorHAnsi" w:hAnsiTheme="minorHAnsi"/>
          <w:sz w:val="22"/>
          <w:szCs w:val="22"/>
          <w:lang w:eastAsia="de-DE"/>
        </w:rPr>
        <w:t xml:space="preserve"> ______________________________</w:t>
      </w:r>
    </w:p>
    <w:p w:rsidR="00A436F8" w:rsidRPr="000344CF" w:rsidRDefault="00A436F8" w:rsidP="00A436F8">
      <w:pPr>
        <w:rPr>
          <w:rFonts w:asciiTheme="minorHAnsi" w:hAnsiTheme="minorHAnsi"/>
          <w:sz w:val="22"/>
          <w:szCs w:val="22"/>
        </w:rPr>
      </w:pPr>
    </w:p>
    <w:p w:rsidR="00A436F8" w:rsidRPr="000344CF" w:rsidRDefault="00A436F8" w:rsidP="00A436F8">
      <w:pPr>
        <w:rPr>
          <w:rFonts w:asciiTheme="minorHAnsi" w:hAnsiTheme="minorHAnsi"/>
          <w:sz w:val="22"/>
          <w:szCs w:val="22"/>
          <w:lang w:eastAsia="de-DE"/>
        </w:rPr>
      </w:pPr>
    </w:p>
    <w:p w:rsidR="00A436F8" w:rsidRPr="000344CF" w:rsidRDefault="00A436F8" w:rsidP="00B27572">
      <w:pPr>
        <w:rPr>
          <w:rFonts w:asciiTheme="minorHAnsi" w:hAnsiTheme="minorHAnsi"/>
          <w:sz w:val="22"/>
          <w:szCs w:val="22"/>
          <w:lang w:eastAsia="de-DE"/>
        </w:rPr>
      </w:pPr>
    </w:p>
    <w:p w:rsidR="00A33765" w:rsidRPr="000344CF" w:rsidRDefault="00A33765" w:rsidP="00A33765">
      <w:pPr>
        <w:pStyle w:val="Heading1"/>
        <w:keepNext w:val="0"/>
        <w:ind w:left="562" w:hanging="562"/>
        <w:rPr>
          <w:rFonts w:asciiTheme="minorHAnsi" w:hAnsiTheme="minorHAnsi" w:cs="Arial"/>
          <w:sz w:val="22"/>
          <w:szCs w:val="22"/>
        </w:rPr>
      </w:pPr>
      <w:bookmarkStart w:id="126" w:name="_Toc14337166"/>
      <w:r w:rsidRPr="000344CF">
        <w:rPr>
          <w:rFonts w:asciiTheme="minorHAnsi" w:hAnsiTheme="minorHAnsi" w:cs="Arial"/>
          <w:sz w:val="22"/>
          <w:szCs w:val="22"/>
        </w:rPr>
        <w:lastRenderedPageBreak/>
        <w:t>Approvals Sign off</w:t>
      </w:r>
      <w:bookmarkEnd w:id="126"/>
    </w:p>
    <w:p w:rsidR="00A33765" w:rsidRPr="000344CF" w:rsidRDefault="003F0E93" w:rsidP="003F0E93">
      <w:pPr>
        <w:pStyle w:val="Heading2"/>
        <w:rPr>
          <w:rFonts w:asciiTheme="minorHAnsi" w:hAnsiTheme="minorHAnsi"/>
          <w:sz w:val="22"/>
          <w:szCs w:val="22"/>
        </w:rPr>
      </w:pPr>
      <w:bookmarkStart w:id="127" w:name="_Toc14337167"/>
      <w:r w:rsidRPr="000344CF">
        <w:rPr>
          <w:rFonts w:asciiTheme="minorHAnsi" w:hAnsiTheme="minorHAnsi"/>
          <w:sz w:val="22"/>
          <w:szCs w:val="22"/>
        </w:rPr>
        <w:t xml:space="preserve">Healthcare Policy </w:t>
      </w:r>
      <w:r w:rsidR="0014253D" w:rsidRPr="000344CF">
        <w:rPr>
          <w:rFonts w:asciiTheme="minorHAnsi" w:hAnsiTheme="minorHAnsi"/>
          <w:sz w:val="22"/>
          <w:szCs w:val="22"/>
        </w:rPr>
        <w:t>and Standards</w:t>
      </w:r>
      <w:r w:rsidRPr="000344CF">
        <w:rPr>
          <w:rFonts w:asciiTheme="minorHAnsi" w:hAnsiTheme="minorHAnsi"/>
          <w:sz w:val="22"/>
          <w:szCs w:val="22"/>
        </w:rPr>
        <w:t xml:space="preserve"> </w:t>
      </w:r>
      <w:r w:rsidR="00A33765" w:rsidRPr="000344CF">
        <w:rPr>
          <w:rFonts w:asciiTheme="minorHAnsi" w:hAnsiTheme="minorHAnsi"/>
          <w:sz w:val="22"/>
          <w:szCs w:val="22"/>
        </w:rPr>
        <w:t>(Section Head/ Manager)</w:t>
      </w:r>
      <w:bookmarkEnd w:id="127"/>
    </w:p>
    <w:p w:rsidR="00A33765" w:rsidRPr="000344CF" w:rsidRDefault="00A33765" w:rsidP="00A33765">
      <w:pPr>
        <w:rPr>
          <w:rFonts w:asciiTheme="minorHAnsi" w:hAnsiTheme="minorHAnsi"/>
          <w:sz w:val="22"/>
          <w:szCs w:val="22"/>
        </w:rPr>
      </w:pPr>
    </w:p>
    <w:p w:rsidR="00A33765" w:rsidRPr="000344CF" w:rsidRDefault="00A33765" w:rsidP="00516418">
      <w:pPr>
        <w:rPr>
          <w:rFonts w:asciiTheme="minorHAnsi" w:hAnsiTheme="minorHAnsi"/>
          <w:sz w:val="22"/>
          <w:szCs w:val="22"/>
        </w:rPr>
      </w:pPr>
      <w:r w:rsidRPr="000344CF">
        <w:rPr>
          <w:rFonts w:asciiTheme="minorHAnsi" w:hAnsiTheme="minorHAnsi"/>
          <w:sz w:val="22"/>
          <w:szCs w:val="22"/>
        </w:rPr>
        <w:t xml:space="preserve">I have reviewed the above stated Business requirements of </w:t>
      </w:r>
      <w:r w:rsidR="00516418" w:rsidRPr="000344CF">
        <w:rPr>
          <w:rFonts w:asciiTheme="minorHAnsi" w:hAnsiTheme="minorHAnsi"/>
          <w:b/>
          <w:bCs/>
          <w:sz w:val="22"/>
          <w:szCs w:val="22"/>
        </w:rPr>
        <w:t>Policies and Standards Portal</w:t>
      </w:r>
      <w:r w:rsidRPr="000344CF">
        <w:rPr>
          <w:rFonts w:asciiTheme="minorHAnsi" w:hAnsiTheme="minorHAnsi"/>
          <w:b/>
          <w:bCs/>
          <w:sz w:val="22"/>
          <w:szCs w:val="22"/>
        </w:rPr>
        <w:t xml:space="preserve">. </w:t>
      </w:r>
      <w:r w:rsidRPr="000344CF">
        <w:rPr>
          <w:rFonts w:asciiTheme="minorHAnsi" w:hAnsiTheme="minorHAnsi"/>
          <w:sz w:val="22"/>
          <w:szCs w:val="22"/>
        </w:rPr>
        <w:t>I hereby give you approval to proceed to develop the new system.</w:t>
      </w:r>
    </w:p>
    <w:p w:rsidR="00A33765" w:rsidRPr="000344CF" w:rsidRDefault="00A33765" w:rsidP="00A33765">
      <w:pPr>
        <w:rPr>
          <w:rFonts w:asciiTheme="minorHAnsi" w:hAnsiTheme="minorHAnsi"/>
          <w:sz w:val="22"/>
          <w:szCs w:val="22"/>
        </w:rPr>
      </w:pPr>
    </w:p>
    <w:p w:rsidR="00A33765" w:rsidRPr="000344CF" w:rsidRDefault="00A33765" w:rsidP="00A33765">
      <w:pPr>
        <w:rPr>
          <w:rFonts w:asciiTheme="minorHAnsi" w:hAnsiTheme="minorHAnsi"/>
          <w:sz w:val="22"/>
          <w:szCs w:val="22"/>
        </w:rPr>
      </w:pPr>
      <w:r w:rsidRPr="000344CF">
        <w:rPr>
          <w:rFonts w:asciiTheme="minorHAnsi" w:hAnsiTheme="minorHAnsi"/>
          <w:sz w:val="22"/>
          <w:szCs w:val="22"/>
        </w:rPr>
        <w:t xml:space="preserve">I understand that further changes to the Business requirements, Business rules or Business process will likely result in a delay in the final delivery date. </w:t>
      </w:r>
    </w:p>
    <w:p w:rsidR="00A33765" w:rsidRPr="000344CF" w:rsidRDefault="00A33765" w:rsidP="00A33765">
      <w:pPr>
        <w:rPr>
          <w:rFonts w:asciiTheme="minorHAnsi" w:hAnsiTheme="minorHAnsi"/>
          <w:sz w:val="22"/>
          <w:szCs w:val="22"/>
        </w:rPr>
      </w:pPr>
    </w:p>
    <w:p w:rsidR="00A33765" w:rsidRPr="000344CF" w:rsidRDefault="00A33765" w:rsidP="00A33765">
      <w:pPr>
        <w:rPr>
          <w:rFonts w:asciiTheme="minorHAnsi" w:hAnsiTheme="minorHAnsi"/>
          <w:sz w:val="22"/>
          <w:szCs w:val="22"/>
        </w:rPr>
      </w:pPr>
    </w:p>
    <w:p w:rsidR="00A33765" w:rsidRPr="000344CF" w:rsidRDefault="00A33765" w:rsidP="00A33765">
      <w:pPr>
        <w:rPr>
          <w:rFonts w:asciiTheme="minorHAnsi" w:hAnsiTheme="minorHAnsi"/>
          <w:sz w:val="22"/>
          <w:szCs w:val="22"/>
        </w:rPr>
      </w:pPr>
    </w:p>
    <w:p w:rsidR="00A33765" w:rsidRPr="000344CF" w:rsidRDefault="00A33765" w:rsidP="005B177E">
      <w:pPr>
        <w:rPr>
          <w:rFonts w:asciiTheme="minorHAnsi" w:hAnsiTheme="minorHAnsi"/>
          <w:sz w:val="22"/>
          <w:szCs w:val="22"/>
          <w:lang w:eastAsia="de-DE"/>
        </w:rPr>
      </w:pPr>
      <w:r w:rsidRPr="000344CF">
        <w:rPr>
          <w:rFonts w:asciiTheme="minorHAnsi" w:hAnsiTheme="minorHAnsi"/>
          <w:b/>
          <w:sz w:val="22"/>
          <w:szCs w:val="22"/>
          <w:lang w:eastAsia="de-DE"/>
        </w:rPr>
        <w:t>Name</w:t>
      </w:r>
      <w:r w:rsidRPr="000344CF">
        <w:rPr>
          <w:rFonts w:asciiTheme="minorHAnsi" w:hAnsiTheme="minorHAnsi"/>
          <w:b/>
          <w:sz w:val="22"/>
          <w:szCs w:val="22"/>
          <w:lang w:eastAsia="de-DE"/>
        </w:rPr>
        <w:tab/>
      </w:r>
      <w:r w:rsidRPr="000344CF">
        <w:rPr>
          <w:rFonts w:asciiTheme="minorHAnsi" w:hAnsiTheme="minorHAnsi"/>
          <w:b/>
          <w:sz w:val="22"/>
          <w:szCs w:val="22"/>
          <w:lang w:eastAsia="de-DE"/>
        </w:rPr>
        <w:tab/>
        <w:t>:</w:t>
      </w:r>
      <w:r w:rsidRPr="000344CF">
        <w:rPr>
          <w:rFonts w:asciiTheme="minorHAnsi" w:hAnsiTheme="minorHAnsi"/>
          <w:b/>
          <w:sz w:val="22"/>
          <w:szCs w:val="22"/>
          <w:lang w:eastAsia="de-DE"/>
        </w:rPr>
        <w:tab/>
      </w:r>
      <w:r w:rsidR="005B177E" w:rsidRPr="000344CF">
        <w:rPr>
          <w:rFonts w:asciiTheme="minorHAnsi" w:hAnsiTheme="minorHAnsi"/>
          <w:b/>
          <w:sz w:val="22"/>
          <w:szCs w:val="22"/>
          <w:lang w:eastAsia="de-DE"/>
        </w:rPr>
        <w:t>Dr. Zainab Nader khazaal</w:t>
      </w:r>
    </w:p>
    <w:p w:rsidR="00A33765" w:rsidRPr="000344CF" w:rsidRDefault="00A33765" w:rsidP="00A33765">
      <w:pPr>
        <w:rPr>
          <w:rFonts w:asciiTheme="minorHAnsi" w:hAnsiTheme="minorHAnsi"/>
          <w:sz w:val="22"/>
          <w:szCs w:val="22"/>
          <w:lang w:eastAsia="de-DE"/>
        </w:rPr>
      </w:pPr>
    </w:p>
    <w:p w:rsidR="00A33765" w:rsidRPr="000344CF" w:rsidRDefault="00A33765" w:rsidP="005B177E">
      <w:pPr>
        <w:rPr>
          <w:rFonts w:asciiTheme="minorHAnsi" w:hAnsiTheme="minorHAnsi"/>
          <w:sz w:val="22"/>
          <w:szCs w:val="22"/>
          <w:lang w:eastAsia="de-DE"/>
        </w:rPr>
      </w:pPr>
      <w:r w:rsidRPr="000344CF">
        <w:rPr>
          <w:rFonts w:asciiTheme="minorHAnsi" w:hAnsiTheme="minorHAnsi"/>
          <w:b/>
          <w:sz w:val="22"/>
          <w:szCs w:val="22"/>
          <w:lang w:eastAsia="de-DE"/>
        </w:rPr>
        <w:t>Designation</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Department Manager</w:t>
      </w:r>
    </w:p>
    <w:p w:rsidR="005B177E" w:rsidRPr="000344CF" w:rsidRDefault="005B177E" w:rsidP="005B177E">
      <w:pPr>
        <w:rPr>
          <w:rFonts w:asciiTheme="minorHAnsi" w:hAnsiTheme="minorHAnsi"/>
          <w:b/>
          <w:sz w:val="22"/>
          <w:szCs w:val="22"/>
          <w:lang w:eastAsia="de-DE"/>
        </w:rPr>
      </w:pPr>
    </w:p>
    <w:p w:rsidR="00A33765" w:rsidRPr="000344CF" w:rsidRDefault="00A33765" w:rsidP="005B177E">
      <w:pPr>
        <w:rPr>
          <w:rFonts w:asciiTheme="minorHAnsi" w:hAnsiTheme="minorHAnsi"/>
          <w:sz w:val="22"/>
          <w:szCs w:val="22"/>
          <w:lang w:eastAsia="de-DE"/>
        </w:rPr>
      </w:pPr>
      <w:r w:rsidRPr="000344CF">
        <w:rPr>
          <w:rFonts w:asciiTheme="minorHAnsi" w:hAnsiTheme="minorHAnsi"/>
          <w:b/>
          <w:sz w:val="22"/>
          <w:szCs w:val="22"/>
          <w:lang w:eastAsia="de-DE"/>
        </w:rPr>
        <w:t xml:space="preserve">Section </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Healthcare Policy &amp; Standards</w:t>
      </w:r>
    </w:p>
    <w:p w:rsidR="00A33765" w:rsidRPr="000344CF" w:rsidRDefault="00A33765" w:rsidP="00A33765">
      <w:pPr>
        <w:rPr>
          <w:rFonts w:asciiTheme="minorHAnsi" w:hAnsiTheme="minorHAnsi"/>
          <w:b/>
          <w:sz w:val="22"/>
          <w:szCs w:val="22"/>
          <w:lang w:eastAsia="de-DE"/>
        </w:rPr>
      </w:pPr>
    </w:p>
    <w:p w:rsidR="00A33765" w:rsidRPr="000344CF" w:rsidRDefault="00A33765" w:rsidP="005B177E">
      <w:pPr>
        <w:rPr>
          <w:rFonts w:asciiTheme="minorHAnsi" w:hAnsiTheme="minorHAnsi"/>
          <w:sz w:val="22"/>
          <w:szCs w:val="22"/>
          <w:lang w:eastAsia="de-DE"/>
        </w:rPr>
      </w:pPr>
      <w:r w:rsidRPr="000344CF">
        <w:rPr>
          <w:rFonts w:asciiTheme="minorHAnsi" w:hAnsiTheme="minorHAnsi"/>
          <w:b/>
          <w:sz w:val="22"/>
          <w:szCs w:val="22"/>
          <w:lang w:eastAsia="de-DE"/>
        </w:rPr>
        <w:t>Department</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5B177E" w:rsidRPr="000344CF">
        <w:rPr>
          <w:rFonts w:asciiTheme="minorHAnsi" w:hAnsiTheme="minorHAnsi"/>
          <w:sz w:val="22"/>
          <w:szCs w:val="22"/>
          <w:lang w:eastAsia="de-DE"/>
        </w:rPr>
        <w:t>Healthcare Policy and Standards</w:t>
      </w:r>
    </w:p>
    <w:p w:rsidR="000344CF" w:rsidRPr="000344CF" w:rsidRDefault="000344CF" w:rsidP="005B177E">
      <w:pPr>
        <w:rPr>
          <w:rFonts w:asciiTheme="minorHAnsi" w:hAnsiTheme="minorHAnsi"/>
          <w:sz w:val="22"/>
          <w:szCs w:val="22"/>
          <w:lang w:eastAsia="de-DE"/>
        </w:rPr>
      </w:pPr>
    </w:p>
    <w:p w:rsidR="000344CF" w:rsidRPr="000344CF" w:rsidRDefault="000344CF" w:rsidP="005B177E">
      <w:pPr>
        <w:rPr>
          <w:rFonts w:asciiTheme="minorHAnsi" w:hAnsiTheme="minorHAnsi"/>
          <w:sz w:val="22"/>
          <w:szCs w:val="22"/>
          <w:lang w:eastAsia="de-DE"/>
        </w:rPr>
      </w:pPr>
      <w:r w:rsidRPr="000344CF">
        <w:rPr>
          <w:rFonts w:asciiTheme="minorHAnsi" w:hAnsiTheme="minorHAnsi"/>
          <w:b/>
          <w:bCs/>
          <w:sz w:val="22"/>
          <w:szCs w:val="22"/>
          <w:lang w:eastAsia="de-DE"/>
        </w:rPr>
        <w:t>Division</w:t>
      </w:r>
      <w:r w:rsidRPr="000344CF">
        <w:rPr>
          <w:rFonts w:asciiTheme="minorHAnsi" w:hAnsiTheme="minorHAnsi"/>
          <w:sz w:val="22"/>
          <w:szCs w:val="22"/>
          <w:lang w:eastAsia="de-DE"/>
        </w:rPr>
        <w:t xml:space="preserve">               :             Strategy </w:t>
      </w: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lang w:eastAsia="de-DE"/>
        </w:rPr>
      </w:pPr>
      <w:r w:rsidRPr="000344CF">
        <w:rPr>
          <w:rFonts w:asciiTheme="minorHAnsi" w:hAnsiTheme="minorHAnsi"/>
          <w:sz w:val="22"/>
          <w:szCs w:val="22"/>
          <w:lang w:eastAsia="de-DE"/>
        </w:rPr>
        <w:t>___________________________________</w:t>
      </w:r>
    </w:p>
    <w:p w:rsidR="00A33765" w:rsidRPr="000344CF" w:rsidRDefault="00A33765" w:rsidP="00A33765">
      <w:pPr>
        <w:rPr>
          <w:rFonts w:asciiTheme="minorHAnsi" w:hAnsiTheme="minorHAnsi"/>
          <w:b/>
          <w:sz w:val="22"/>
          <w:szCs w:val="22"/>
          <w:u w:val="single"/>
          <w:lang w:eastAsia="de-DE"/>
        </w:rPr>
      </w:pPr>
      <w:r w:rsidRPr="000344CF">
        <w:rPr>
          <w:rFonts w:asciiTheme="minorHAnsi" w:hAnsiTheme="minorHAnsi"/>
          <w:b/>
          <w:sz w:val="22"/>
          <w:szCs w:val="22"/>
          <w:lang w:eastAsia="de-DE"/>
        </w:rPr>
        <w:t>Signature:</w:t>
      </w:r>
    </w:p>
    <w:p w:rsidR="00A33765" w:rsidRPr="000344CF" w:rsidRDefault="00A33765" w:rsidP="00A33765">
      <w:pPr>
        <w:rPr>
          <w:rFonts w:asciiTheme="minorHAnsi" w:hAnsiTheme="minorHAnsi"/>
          <w:sz w:val="22"/>
          <w:szCs w:val="22"/>
          <w:lang w:eastAsia="de-DE"/>
        </w:rPr>
      </w:pPr>
    </w:p>
    <w:p w:rsidR="00A33765" w:rsidRPr="000344CF" w:rsidRDefault="00A33765" w:rsidP="00A33765">
      <w:pPr>
        <w:rPr>
          <w:rFonts w:asciiTheme="minorHAnsi" w:hAnsiTheme="minorHAnsi"/>
          <w:sz w:val="22"/>
          <w:szCs w:val="22"/>
          <w:u w:val="single"/>
          <w:lang w:eastAsia="de-DE"/>
        </w:rPr>
      </w:pPr>
      <w:r w:rsidRPr="000344CF">
        <w:rPr>
          <w:rFonts w:asciiTheme="minorHAnsi" w:hAnsiTheme="minorHAnsi"/>
          <w:b/>
          <w:sz w:val="22"/>
          <w:szCs w:val="22"/>
          <w:lang w:eastAsia="de-DE"/>
        </w:rPr>
        <w:t>Date:</w:t>
      </w:r>
      <w:r w:rsidRPr="000344CF">
        <w:rPr>
          <w:rFonts w:asciiTheme="minorHAnsi" w:hAnsiTheme="minorHAnsi"/>
          <w:sz w:val="22"/>
          <w:szCs w:val="22"/>
          <w:lang w:eastAsia="de-DE"/>
        </w:rPr>
        <w:t xml:space="preserve"> ______________________________</w:t>
      </w:r>
    </w:p>
    <w:p w:rsidR="00A33765" w:rsidRPr="000344CF" w:rsidRDefault="00A33765" w:rsidP="00A33765">
      <w:pPr>
        <w:rPr>
          <w:rFonts w:asciiTheme="minorHAnsi" w:hAnsiTheme="minorHAnsi"/>
          <w:sz w:val="22"/>
          <w:szCs w:val="22"/>
        </w:rPr>
      </w:pPr>
    </w:p>
    <w:p w:rsidR="00A33765" w:rsidRPr="000344CF" w:rsidRDefault="00A33765" w:rsidP="00A33765">
      <w:pPr>
        <w:rPr>
          <w:rFonts w:asciiTheme="minorHAnsi" w:hAnsiTheme="minorHAnsi"/>
          <w:sz w:val="22"/>
          <w:szCs w:val="22"/>
          <w:lang w:eastAsia="de-DE"/>
        </w:rPr>
      </w:pPr>
    </w:p>
    <w:p w:rsidR="00A33765" w:rsidRPr="000344CF" w:rsidRDefault="00A33765" w:rsidP="009217D8">
      <w:pPr>
        <w:rPr>
          <w:rFonts w:asciiTheme="minorHAnsi" w:hAnsiTheme="minorHAnsi"/>
          <w:sz w:val="22"/>
          <w:szCs w:val="22"/>
          <w:lang w:eastAsia="de-DE"/>
        </w:rPr>
      </w:pPr>
    </w:p>
    <w:p w:rsidR="002F06D8" w:rsidRPr="000344CF" w:rsidRDefault="002F06D8" w:rsidP="002F06D8">
      <w:pPr>
        <w:pStyle w:val="Heading1"/>
        <w:keepNext w:val="0"/>
        <w:ind w:left="562" w:hanging="562"/>
        <w:rPr>
          <w:rFonts w:asciiTheme="minorHAnsi" w:hAnsiTheme="minorHAnsi" w:cs="Arial"/>
          <w:sz w:val="22"/>
          <w:szCs w:val="22"/>
        </w:rPr>
      </w:pPr>
      <w:bookmarkStart w:id="128" w:name="_For_Delivery_Information:"/>
      <w:bookmarkStart w:id="129" w:name="_Toc310849464"/>
      <w:bookmarkStart w:id="130" w:name="_Toc343083764"/>
      <w:bookmarkStart w:id="131" w:name="_Toc499462422"/>
      <w:bookmarkStart w:id="132" w:name="_Toc14337168"/>
      <w:bookmarkEnd w:id="128"/>
      <w:r w:rsidRPr="000344CF">
        <w:rPr>
          <w:rFonts w:asciiTheme="minorHAnsi" w:hAnsiTheme="minorHAnsi" w:cs="Arial"/>
          <w:sz w:val="22"/>
          <w:szCs w:val="22"/>
        </w:rPr>
        <w:lastRenderedPageBreak/>
        <w:t>Approvals Sign off</w:t>
      </w:r>
      <w:bookmarkEnd w:id="129"/>
      <w:bookmarkEnd w:id="130"/>
      <w:bookmarkEnd w:id="131"/>
      <w:bookmarkEnd w:id="132"/>
    </w:p>
    <w:p w:rsidR="002F06D8" w:rsidRPr="000344CF" w:rsidRDefault="003F0E93" w:rsidP="003F0E93">
      <w:pPr>
        <w:pStyle w:val="Heading2"/>
        <w:rPr>
          <w:rFonts w:asciiTheme="minorHAnsi" w:hAnsiTheme="minorHAnsi"/>
          <w:sz w:val="22"/>
          <w:szCs w:val="22"/>
        </w:rPr>
      </w:pPr>
      <w:bookmarkStart w:id="133" w:name="_Toc310849465"/>
      <w:bookmarkStart w:id="134" w:name="_Toc343083765"/>
      <w:bookmarkStart w:id="135" w:name="_Toc499462423"/>
      <w:bookmarkStart w:id="136" w:name="_Toc14337169"/>
      <w:r w:rsidRPr="000344CF">
        <w:rPr>
          <w:rFonts w:asciiTheme="minorHAnsi" w:hAnsiTheme="minorHAnsi"/>
          <w:sz w:val="22"/>
          <w:szCs w:val="22"/>
        </w:rPr>
        <w:t xml:space="preserve">Healthcare Policy </w:t>
      </w:r>
      <w:r w:rsidR="0014253D" w:rsidRPr="000344CF">
        <w:rPr>
          <w:rFonts w:asciiTheme="minorHAnsi" w:hAnsiTheme="minorHAnsi"/>
          <w:sz w:val="22"/>
          <w:szCs w:val="22"/>
        </w:rPr>
        <w:t>and Standards</w:t>
      </w:r>
      <w:r w:rsidRPr="000344CF">
        <w:rPr>
          <w:rFonts w:asciiTheme="minorHAnsi" w:hAnsiTheme="minorHAnsi"/>
          <w:sz w:val="22"/>
          <w:szCs w:val="22"/>
        </w:rPr>
        <w:t xml:space="preserve"> </w:t>
      </w:r>
      <w:r w:rsidR="002F06D8" w:rsidRPr="000344CF">
        <w:rPr>
          <w:rFonts w:asciiTheme="minorHAnsi" w:hAnsiTheme="minorHAnsi"/>
          <w:sz w:val="22"/>
          <w:szCs w:val="22"/>
        </w:rPr>
        <w:t>(</w:t>
      </w:r>
      <w:r w:rsidR="00A33765" w:rsidRPr="000344CF">
        <w:rPr>
          <w:rFonts w:asciiTheme="minorHAnsi" w:hAnsiTheme="minorHAnsi"/>
          <w:sz w:val="22"/>
          <w:szCs w:val="22"/>
        </w:rPr>
        <w:t>Director</w:t>
      </w:r>
      <w:r w:rsidR="002F06D8" w:rsidRPr="000344CF">
        <w:rPr>
          <w:rFonts w:asciiTheme="minorHAnsi" w:hAnsiTheme="minorHAnsi"/>
          <w:sz w:val="22"/>
          <w:szCs w:val="22"/>
        </w:rPr>
        <w:t>)</w:t>
      </w:r>
      <w:bookmarkEnd w:id="133"/>
      <w:bookmarkEnd w:id="134"/>
      <w:bookmarkEnd w:id="135"/>
      <w:bookmarkEnd w:id="136"/>
    </w:p>
    <w:p w:rsidR="002F06D8" w:rsidRPr="000344CF" w:rsidRDefault="002F06D8" w:rsidP="002F06D8">
      <w:pPr>
        <w:rPr>
          <w:rFonts w:asciiTheme="minorHAnsi" w:hAnsiTheme="minorHAnsi"/>
          <w:sz w:val="22"/>
          <w:szCs w:val="22"/>
        </w:rPr>
      </w:pPr>
    </w:p>
    <w:p w:rsidR="002F06D8" w:rsidRPr="000344CF" w:rsidRDefault="002F06D8" w:rsidP="00516418">
      <w:pPr>
        <w:rPr>
          <w:rFonts w:asciiTheme="minorHAnsi" w:hAnsiTheme="minorHAnsi"/>
          <w:sz w:val="22"/>
          <w:szCs w:val="22"/>
        </w:rPr>
      </w:pPr>
      <w:r w:rsidRPr="000344CF">
        <w:rPr>
          <w:rFonts w:asciiTheme="minorHAnsi" w:hAnsiTheme="minorHAnsi"/>
          <w:sz w:val="22"/>
          <w:szCs w:val="22"/>
        </w:rPr>
        <w:t xml:space="preserve">I have reviewed the above stated Business requirements of </w:t>
      </w:r>
      <w:r w:rsidR="00516418" w:rsidRPr="000344CF">
        <w:rPr>
          <w:rFonts w:asciiTheme="minorHAnsi" w:hAnsiTheme="minorHAnsi"/>
          <w:b/>
          <w:bCs/>
          <w:sz w:val="22"/>
          <w:szCs w:val="22"/>
        </w:rPr>
        <w:t>Policies and Standards Portal</w:t>
      </w:r>
      <w:r w:rsidRPr="000344CF">
        <w:rPr>
          <w:rFonts w:asciiTheme="minorHAnsi" w:hAnsiTheme="minorHAnsi"/>
          <w:b/>
          <w:bCs/>
          <w:sz w:val="22"/>
          <w:szCs w:val="22"/>
        </w:rPr>
        <w:t>.</w:t>
      </w:r>
      <w:r w:rsidR="008A5338" w:rsidRPr="000344CF">
        <w:rPr>
          <w:rFonts w:asciiTheme="minorHAnsi" w:hAnsiTheme="minorHAnsi"/>
          <w:b/>
          <w:bCs/>
          <w:sz w:val="22"/>
          <w:szCs w:val="22"/>
        </w:rPr>
        <w:t xml:space="preserve"> </w:t>
      </w:r>
      <w:r w:rsidRPr="000344CF">
        <w:rPr>
          <w:rFonts w:asciiTheme="minorHAnsi" w:hAnsiTheme="minorHAnsi"/>
          <w:sz w:val="22"/>
          <w:szCs w:val="22"/>
        </w:rPr>
        <w:t>I hereby give you approval to proceed to develop the new system.</w:t>
      </w:r>
    </w:p>
    <w:p w:rsidR="002F06D8" w:rsidRPr="000344CF" w:rsidRDefault="002F06D8" w:rsidP="002F06D8">
      <w:pPr>
        <w:rPr>
          <w:rFonts w:asciiTheme="minorHAnsi" w:hAnsiTheme="minorHAnsi"/>
          <w:sz w:val="22"/>
          <w:szCs w:val="22"/>
        </w:rPr>
      </w:pPr>
    </w:p>
    <w:p w:rsidR="002F06D8" w:rsidRPr="000344CF" w:rsidRDefault="002F06D8" w:rsidP="002F06D8">
      <w:pPr>
        <w:rPr>
          <w:rFonts w:asciiTheme="minorHAnsi" w:hAnsiTheme="minorHAnsi"/>
          <w:sz w:val="22"/>
          <w:szCs w:val="22"/>
        </w:rPr>
      </w:pPr>
      <w:r w:rsidRPr="000344CF">
        <w:rPr>
          <w:rFonts w:asciiTheme="minorHAnsi" w:hAnsiTheme="minorHAnsi"/>
          <w:sz w:val="22"/>
          <w:szCs w:val="22"/>
        </w:rPr>
        <w:t xml:space="preserve">I understand that further changes to the Business requirements, Business rules or Business process will likely result in a delay in the final delivery date. </w:t>
      </w:r>
    </w:p>
    <w:p w:rsidR="002F06D8" w:rsidRPr="000344CF" w:rsidRDefault="002F06D8" w:rsidP="002F06D8">
      <w:pPr>
        <w:rPr>
          <w:rFonts w:asciiTheme="minorHAnsi" w:hAnsiTheme="minorHAnsi"/>
          <w:sz w:val="22"/>
          <w:szCs w:val="22"/>
        </w:rPr>
      </w:pPr>
    </w:p>
    <w:p w:rsidR="002F06D8" w:rsidRPr="000344CF" w:rsidRDefault="002F06D8" w:rsidP="002F06D8">
      <w:pPr>
        <w:rPr>
          <w:rFonts w:asciiTheme="minorHAnsi" w:hAnsiTheme="minorHAnsi"/>
          <w:sz w:val="22"/>
          <w:szCs w:val="22"/>
        </w:rPr>
      </w:pPr>
    </w:p>
    <w:p w:rsidR="002F06D8" w:rsidRPr="000344CF" w:rsidRDefault="002F06D8" w:rsidP="002F06D8">
      <w:pPr>
        <w:rPr>
          <w:rFonts w:asciiTheme="minorHAnsi" w:hAnsiTheme="minorHAnsi"/>
          <w:sz w:val="22"/>
          <w:szCs w:val="22"/>
        </w:rPr>
      </w:pPr>
    </w:p>
    <w:p w:rsidR="002F06D8" w:rsidRPr="000344CF" w:rsidRDefault="002F06D8" w:rsidP="005B177E">
      <w:pPr>
        <w:rPr>
          <w:rFonts w:asciiTheme="minorHAnsi" w:hAnsiTheme="minorHAnsi"/>
          <w:sz w:val="22"/>
          <w:szCs w:val="22"/>
          <w:lang w:eastAsia="de-DE"/>
        </w:rPr>
      </w:pPr>
      <w:r w:rsidRPr="000344CF">
        <w:rPr>
          <w:rFonts w:asciiTheme="minorHAnsi" w:hAnsiTheme="minorHAnsi"/>
          <w:b/>
          <w:sz w:val="22"/>
          <w:szCs w:val="22"/>
          <w:lang w:eastAsia="de-DE"/>
        </w:rPr>
        <w:t>Name</w:t>
      </w:r>
      <w:r w:rsidRPr="000344CF">
        <w:rPr>
          <w:rFonts w:asciiTheme="minorHAnsi" w:hAnsiTheme="minorHAnsi"/>
          <w:b/>
          <w:sz w:val="22"/>
          <w:szCs w:val="22"/>
          <w:lang w:eastAsia="de-DE"/>
        </w:rPr>
        <w:tab/>
      </w:r>
      <w:r w:rsidRPr="000344CF">
        <w:rPr>
          <w:rFonts w:asciiTheme="minorHAnsi" w:hAnsiTheme="minorHAnsi"/>
          <w:b/>
          <w:sz w:val="22"/>
          <w:szCs w:val="22"/>
          <w:lang w:eastAsia="de-DE"/>
        </w:rPr>
        <w:tab/>
        <w:t>:</w:t>
      </w:r>
      <w:r w:rsidRPr="000344CF">
        <w:rPr>
          <w:rFonts w:asciiTheme="minorHAnsi" w:hAnsiTheme="minorHAnsi"/>
          <w:b/>
          <w:sz w:val="22"/>
          <w:szCs w:val="22"/>
          <w:lang w:eastAsia="de-DE"/>
        </w:rPr>
        <w:tab/>
      </w:r>
      <w:r w:rsidR="005B177E" w:rsidRPr="000344CF">
        <w:rPr>
          <w:rFonts w:asciiTheme="minorHAnsi" w:hAnsiTheme="minorHAnsi"/>
          <w:b/>
          <w:sz w:val="22"/>
          <w:szCs w:val="22"/>
          <w:lang w:eastAsia="de-DE"/>
        </w:rPr>
        <w:t>Dr. Hamed Ali Al Hashemi</w:t>
      </w:r>
    </w:p>
    <w:p w:rsidR="002F06D8" w:rsidRPr="000344CF" w:rsidRDefault="002F06D8" w:rsidP="002F06D8">
      <w:pPr>
        <w:rPr>
          <w:rFonts w:asciiTheme="minorHAnsi" w:hAnsiTheme="minorHAnsi"/>
          <w:sz w:val="22"/>
          <w:szCs w:val="22"/>
          <w:lang w:eastAsia="de-DE"/>
        </w:rPr>
      </w:pPr>
    </w:p>
    <w:p w:rsidR="002F06D8" w:rsidRPr="000344CF" w:rsidRDefault="002F06D8" w:rsidP="00A33765">
      <w:pPr>
        <w:rPr>
          <w:rFonts w:asciiTheme="minorHAnsi" w:hAnsiTheme="minorHAnsi"/>
          <w:sz w:val="22"/>
          <w:szCs w:val="22"/>
          <w:lang w:eastAsia="de-DE"/>
        </w:rPr>
      </w:pPr>
      <w:r w:rsidRPr="000344CF">
        <w:rPr>
          <w:rFonts w:asciiTheme="minorHAnsi" w:hAnsiTheme="minorHAnsi"/>
          <w:b/>
          <w:sz w:val="22"/>
          <w:szCs w:val="22"/>
          <w:lang w:eastAsia="de-DE"/>
        </w:rPr>
        <w:t>Designation</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A33765" w:rsidRPr="000344CF">
        <w:rPr>
          <w:rFonts w:asciiTheme="minorHAnsi" w:hAnsiTheme="minorHAnsi"/>
          <w:sz w:val="22"/>
          <w:szCs w:val="22"/>
          <w:lang w:eastAsia="de-DE"/>
        </w:rPr>
        <w:t>Director</w:t>
      </w:r>
      <w:r w:rsidRPr="000344CF">
        <w:rPr>
          <w:rFonts w:asciiTheme="minorHAnsi" w:hAnsiTheme="minorHAnsi"/>
          <w:sz w:val="22"/>
          <w:szCs w:val="22"/>
          <w:lang w:eastAsia="de-DE"/>
        </w:rPr>
        <w:t xml:space="preserve"> </w:t>
      </w:r>
    </w:p>
    <w:p w:rsidR="002F06D8" w:rsidRPr="000344CF" w:rsidRDefault="002F06D8" w:rsidP="002F06D8">
      <w:pPr>
        <w:rPr>
          <w:rFonts w:asciiTheme="minorHAnsi" w:hAnsiTheme="minorHAnsi"/>
          <w:b/>
          <w:sz w:val="22"/>
          <w:szCs w:val="22"/>
          <w:lang w:eastAsia="de-DE"/>
        </w:rPr>
      </w:pPr>
    </w:p>
    <w:p w:rsidR="002F06D8" w:rsidRPr="000344CF" w:rsidRDefault="002F06D8" w:rsidP="000344CF">
      <w:pPr>
        <w:rPr>
          <w:rFonts w:asciiTheme="minorHAnsi" w:hAnsiTheme="minorHAnsi"/>
          <w:sz w:val="22"/>
          <w:szCs w:val="22"/>
          <w:lang w:eastAsia="de-DE"/>
        </w:rPr>
      </w:pPr>
      <w:r w:rsidRPr="000344CF">
        <w:rPr>
          <w:rFonts w:asciiTheme="minorHAnsi" w:hAnsiTheme="minorHAnsi"/>
          <w:b/>
          <w:sz w:val="22"/>
          <w:szCs w:val="22"/>
          <w:lang w:eastAsia="de-DE"/>
        </w:rPr>
        <w:t xml:space="preserve">Section </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0344CF" w:rsidRPr="000344CF">
        <w:rPr>
          <w:rFonts w:asciiTheme="minorHAnsi" w:hAnsiTheme="minorHAnsi"/>
          <w:sz w:val="22"/>
          <w:szCs w:val="22"/>
          <w:lang w:eastAsia="de-DE"/>
        </w:rPr>
        <w:t>NA</w:t>
      </w:r>
    </w:p>
    <w:p w:rsidR="002F06D8" w:rsidRPr="000344CF" w:rsidRDefault="002F06D8" w:rsidP="002F06D8">
      <w:pPr>
        <w:rPr>
          <w:rFonts w:asciiTheme="minorHAnsi" w:hAnsiTheme="minorHAnsi"/>
          <w:b/>
          <w:sz w:val="22"/>
          <w:szCs w:val="22"/>
          <w:lang w:eastAsia="de-DE"/>
        </w:rPr>
      </w:pPr>
    </w:p>
    <w:p w:rsidR="000344CF" w:rsidRPr="000344CF" w:rsidRDefault="002F06D8" w:rsidP="000344CF">
      <w:pPr>
        <w:rPr>
          <w:rFonts w:asciiTheme="minorHAnsi" w:hAnsiTheme="minorHAnsi"/>
          <w:sz w:val="22"/>
          <w:szCs w:val="22"/>
          <w:lang w:eastAsia="de-DE"/>
        </w:rPr>
      </w:pPr>
      <w:r w:rsidRPr="000344CF">
        <w:rPr>
          <w:rFonts w:asciiTheme="minorHAnsi" w:hAnsiTheme="minorHAnsi"/>
          <w:b/>
          <w:sz w:val="22"/>
          <w:szCs w:val="22"/>
          <w:lang w:eastAsia="de-DE"/>
        </w:rPr>
        <w:t>Department</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r>
      <w:r w:rsidR="000344CF" w:rsidRPr="000344CF">
        <w:rPr>
          <w:rFonts w:asciiTheme="minorHAnsi" w:hAnsiTheme="minorHAnsi"/>
          <w:sz w:val="22"/>
          <w:szCs w:val="22"/>
          <w:lang w:eastAsia="de-DE"/>
        </w:rPr>
        <w:t>NA</w:t>
      </w:r>
    </w:p>
    <w:p w:rsidR="000344CF" w:rsidRPr="000344CF" w:rsidRDefault="000344CF" w:rsidP="000344CF">
      <w:pPr>
        <w:rPr>
          <w:rFonts w:asciiTheme="minorHAnsi" w:hAnsiTheme="minorHAnsi"/>
          <w:sz w:val="22"/>
          <w:szCs w:val="22"/>
          <w:lang w:eastAsia="de-DE"/>
        </w:rPr>
      </w:pPr>
    </w:p>
    <w:p w:rsidR="000344CF" w:rsidRPr="000344CF" w:rsidRDefault="000344CF" w:rsidP="000344CF">
      <w:pPr>
        <w:rPr>
          <w:rFonts w:asciiTheme="minorHAnsi" w:hAnsiTheme="minorHAnsi"/>
          <w:sz w:val="22"/>
          <w:szCs w:val="22"/>
          <w:lang w:eastAsia="de-DE"/>
        </w:rPr>
      </w:pPr>
      <w:r w:rsidRPr="000344CF">
        <w:rPr>
          <w:rFonts w:asciiTheme="minorHAnsi" w:hAnsiTheme="minorHAnsi"/>
          <w:b/>
          <w:bCs/>
          <w:sz w:val="22"/>
          <w:szCs w:val="22"/>
          <w:lang w:eastAsia="de-DE"/>
        </w:rPr>
        <w:t xml:space="preserve">Division               :             </w:t>
      </w:r>
      <w:r w:rsidRPr="000344CF">
        <w:rPr>
          <w:rFonts w:asciiTheme="minorHAnsi" w:hAnsiTheme="minorHAnsi"/>
          <w:sz w:val="22"/>
          <w:szCs w:val="22"/>
          <w:lang w:eastAsia="de-DE"/>
        </w:rPr>
        <w:t>Strategy &amp; Corporate Performance</w:t>
      </w:r>
    </w:p>
    <w:p w:rsidR="000344CF" w:rsidRPr="000344CF" w:rsidRDefault="000344CF" w:rsidP="000344CF">
      <w:pPr>
        <w:rPr>
          <w:rFonts w:asciiTheme="minorHAnsi" w:hAnsiTheme="minorHAnsi"/>
          <w:b/>
          <w:bCs/>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r w:rsidRPr="000344CF">
        <w:rPr>
          <w:rFonts w:asciiTheme="minorHAnsi" w:hAnsiTheme="minorHAnsi"/>
          <w:sz w:val="22"/>
          <w:szCs w:val="22"/>
          <w:lang w:eastAsia="de-DE"/>
        </w:rPr>
        <w:t>___________________________________</w:t>
      </w:r>
    </w:p>
    <w:p w:rsidR="002F06D8" w:rsidRPr="000344CF" w:rsidRDefault="002F06D8" w:rsidP="002F06D8">
      <w:pPr>
        <w:rPr>
          <w:rFonts w:asciiTheme="minorHAnsi" w:hAnsiTheme="minorHAnsi"/>
          <w:b/>
          <w:sz w:val="22"/>
          <w:szCs w:val="22"/>
          <w:u w:val="single"/>
          <w:lang w:eastAsia="de-DE"/>
        </w:rPr>
      </w:pPr>
      <w:r w:rsidRPr="000344CF">
        <w:rPr>
          <w:rFonts w:asciiTheme="minorHAnsi" w:hAnsiTheme="minorHAnsi"/>
          <w:b/>
          <w:sz w:val="22"/>
          <w:szCs w:val="22"/>
          <w:lang w:eastAsia="de-DE"/>
        </w:rPr>
        <w:t>Signature:</w:t>
      </w: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u w:val="single"/>
          <w:lang w:eastAsia="de-DE"/>
        </w:rPr>
      </w:pPr>
      <w:r w:rsidRPr="000344CF">
        <w:rPr>
          <w:rFonts w:asciiTheme="minorHAnsi" w:hAnsiTheme="minorHAnsi"/>
          <w:b/>
          <w:sz w:val="22"/>
          <w:szCs w:val="22"/>
          <w:lang w:eastAsia="de-DE"/>
        </w:rPr>
        <w:t>Date:</w:t>
      </w:r>
      <w:r w:rsidRPr="000344CF">
        <w:rPr>
          <w:rFonts w:asciiTheme="minorHAnsi" w:hAnsiTheme="minorHAnsi"/>
          <w:sz w:val="22"/>
          <w:szCs w:val="22"/>
          <w:lang w:eastAsia="de-DE"/>
        </w:rPr>
        <w:t xml:space="preserve"> ______________________________</w:t>
      </w:r>
    </w:p>
    <w:p w:rsidR="002F06D8" w:rsidRPr="000344CF" w:rsidRDefault="002F06D8" w:rsidP="002F06D8">
      <w:pPr>
        <w:rPr>
          <w:rFonts w:asciiTheme="minorHAnsi" w:hAnsiTheme="minorHAnsi"/>
          <w:sz w:val="22"/>
          <w:szCs w:val="22"/>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pStyle w:val="Heading1"/>
        <w:keepNext w:val="0"/>
        <w:ind w:left="562" w:hanging="562"/>
        <w:rPr>
          <w:rFonts w:asciiTheme="minorHAnsi" w:hAnsiTheme="minorHAnsi" w:cs="Arial"/>
          <w:sz w:val="22"/>
          <w:szCs w:val="22"/>
        </w:rPr>
      </w:pPr>
      <w:bookmarkStart w:id="137" w:name="_Toc310849467"/>
      <w:bookmarkStart w:id="138" w:name="_Toc343083767"/>
      <w:bookmarkStart w:id="139" w:name="_Toc499462425"/>
      <w:bookmarkStart w:id="140" w:name="_Toc14337170"/>
      <w:r w:rsidRPr="000344CF">
        <w:rPr>
          <w:rFonts w:asciiTheme="minorHAnsi" w:hAnsiTheme="minorHAnsi" w:cs="Arial"/>
          <w:sz w:val="22"/>
          <w:szCs w:val="22"/>
        </w:rPr>
        <w:lastRenderedPageBreak/>
        <w:t>Review Sign offs</w:t>
      </w:r>
      <w:bookmarkEnd w:id="137"/>
      <w:bookmarkEnd w:id="138"/>
      <w:bookmarkEnd w:id="139"/>
      <w:bookmarkEnd w:id="140"/>
    </w:p>
    <w:p w:rsidR="002F06D8" w:rsidRPr="000344CF" w:rsidRDefault="002F06D8" w:rsidP="002F06D8">
      <w:pPr>
        <w:pStyle w:val="Heading2"/>
        <w:rPr>
          <w:rFonts w:asciiTheme="minorHAnsi" w:hAnsiTheme="minorHAnsi"/>
          <w:sz w:val="22"/>
          <w:szCs w:val="22"/>
          <w:lang w:eastAsia="de-DE"/>
        </w:rPr>
      </w:pPr>
      <w:bookmarkStart w:id="141" w:name="_Toc499462426"/>
      <w:bookmarkStart w:id="142" w:name="_Toc14337171"/>
      <w:r w:rsidRPr="000344CF">
        <w:rPr>
          <w:rFonts w:asciiTheme="minorHAnsi" w:hAnsiTheme="minorHAnsi"/>
          <w:sz w:val="22"/>
          <w:szCs w:val="22"/>
          <w:lang w:eastAsia="de-DE"/>
        </w:rPr>
        <w:t>Business Application Section Head</w:t>
      </w:r>
      <w:bookmarkEnd w:id="141"/>
      <w:bookmarkEnd w:id="142"/>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516418">
      <w:pPr>
        <w:rPr>
          <w:rFonts w:asciiTheme="minorHAnsi" w:hAnsiTheme="minorHAnsi"/>
          <w:sz w:val="22"/>
          <w:szCs w:val="22"/>
        </w:rPr>
      </w:pPr>
      <w:r w:rsidRPr="000344CF">
        <w:rPr>
          <w:rFonts w:asciiTheme="minorHAnsi" w:hAnsiTheme="minorHAnsi"/>
          <w:sz w:val="22"/>
          <w:szCs w:val="22"/>
        </w:rPr>
        <w:t xml:space="preserve">I have reviewed the Business requirements of </w:t>
      </w:r>
      <w:r w:rsidR="00516418" w:rsidRPr="000344CF">
        <w:rPr>
          <w:rFonts w:asciiTheme="minorHAnsi" w:hAnsiTheme="minorHAnsi"/>
          <w:b/>
          <w:bCs/>
          <w:sz w:val="22"/>
          <w:szCs w:val="22"/>
        </w:rPr>
        <w:t>Policies and Standards Portal</w:t>
      </w:r>
      <w:r w:rsidR="008A5338" w:rsidRPr="000344CF">
        <w:rPr>
          <w:rFonts w:asciiTheme="minorHAnsi" w:hAnsiTheme="minorHAnsi"/>
          <w:b/>
          <w:bCs/>
          <w:sz w:val="22"/>
          <w:szCs w:val="22"/>
        </w:rPr>
        <w:t xml:space="preserve">. </w:t>
      </w:r>
      <w:r w:rsidRPr="000344CF">
        <w:rPr>
          <w:rFonts w:asciiTheme="minorHAnsi" w:hAnsiTheme="minorHAnsi"/>
          <w:sz w:val="22"/>
          <w:szCs w:val="22"/>
        </w:rPr>
        <w:t>I hereby give you approval to proceed to develop the new software process.</w:t>
      </w:r>
    </w:p>
    <w:p w:rsidR="002F06D8" w:rsidRPr="000344CF" w:rsidRDefault="002F06D8" w:rsidP="002F06D8">
      <w:pPr>
        <w:rPr>
          <w:rFonts w:asciiTheme="minorHAnsi" w:hAnsiTheme="minorHAnsi"/>
          <w:sz w:val="22"/>
          <w:szCs w:val="22"/>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r w:rsidRPr="000344CF">
        <w:rPr>
          <w:rFonts w:asciiTheme="minorHAnsi" w:hAnsiTheme="minorHAnsi"/>
          <w:b/>
          <w:sz w:val="22"/>
          <w:szCs w:val="22"/>
          <w:lang w:eastAsia="de-DE"/>
        </w:rPr>
        <w:t>Name</w:t>
      </w:r>
      <w:r w:rsidRPr="000344CF">
        <w:rPr>
          <w:rFonts w:asciiTheme="minorHAnsi" w:hAnsiTheme="minorHAnsi"/>
          <w:b/>
          <w:sz w:val="22"/>
          <w:szCs w:val="22"/>
          <w:lang w:eastAsia="de-DE"/>
        </w:rPr>
        <w:tab/>
      </w:r>
      <w:r w:rsidRPr="000344CF">
        <w:rPr>
          <w:rFonts w:asciiTheme="minorHAnsi" w:hAnsiTheme="minorHAnsi"/>
          <w:b/>
          <w:sz w:val="22"/>
          <w:szCs w:val="22"/>
          <w:lang w:eastAsia="de-DE"/>
        </w:rPr>
        <w:tab/>
        <w:t>:</w:t>
      </w:r>
      <w:r w:rsidRPr="000344CF">
        <w:rPr>
          <w:rFonts w:asciiTheme="minorHAnsi" w:hAnsiTheme="minorHAnsi"/>
          <w:b/>
          <w:sz w:val="22"/>
          <w:szCs w:val="22"/>
          <w:lang w:eastAsia="de-DE"/>
        </w:rPr>
        <w:tab/>
      </w:r>
      <w:r w:rsidRPr="000344CF">
        <w:rPr>
          <w:rFonts w:asciiTheme="minorHAnsi" w:hAnsiTheme="minorHAnsi"/>
          <w:b/>
          <w:sz w:val="22"/>
          <w:szCs w:val="22"/>
          <w:lang w:eastAsia="de-DE"/>
        </w:rPr>
        <w:tab/>
      </w:r>
      <w:r w:rsidRPr="000344CF">
        <w:rPr>
          <w:rFonts w:asciiTheme="minorHAnsi" w:hAnsiTheme="minorHAnsi"/>
          <w:b/>
          <w:bCs/>
          <w:sz w:val="22"/>
          <w:szCs w:val="22"/>
          <w:lang w:eastAsia="de-DE"/>
        </w:rPr>
        <w:t>Noura Jumaa Al Meraikhi</w:t>
      </w: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r w:rsidRPr="000344CF">
        <w:rPr>
          <w:rFonts w:asciiTheme="minorHAnsi" w:hAnsiTheme="minorHAnsi"/>
          <w:b/>
          <w:sz w:val="22"/>
          <w:szCs w:val="22"/>
          <w:lang w:eastAsia="de-DE"/>
        </w:rPr>
        <w:t>Designation</w:t>
      </w:r>
      <w:r w:rsidRPr="000344CF">
        <w:rPr>
          <w:rFonts w:asciiTheme="minorHAnsi" w:hAnsiTheme="minorHAnsi"/>
          <w:b/>
          <w:sz w:val="22"/>
          <w:szCs w:val="22"/>
          <w:lang w:eastAsia="de-DE"/>
        </w:rPr>
        <w:tab/>
        <w:t>:</w:t>
      </w:r>
      <w:r w:rsidRPr="000344CF">
        <w:rPr>
          <w:rFonts w:asciiTheme="minorHAnsi" w:hAnsiTheme="minorHAnsi"/>
          <w:sz w:val="22"/>
          <w:szCs w:val="22"/>
          <w:lang w:eastAsia="de-DE"/>
        </w:rPr>
        <w:tab/>
        <w:t xml:space="preserve">        </w:t>
      </w:r>
      <w:r w:rsidRPr="000344CF">
        <w:rPr>
          <w:rFonts w:asciiTheme="minorHAnsi" w:hAnsiTheme="minorHAnsi"/>
          <w:sz w:val="22"/>
          <w:szCs w:val="22"/>
          <w:lang w:eastAsia="de-DE"/>
        </w:rPr>
        <w:tab/>
        <w:t xml:space="preserve">Section Head </w:t>
      </w:r>
    </w:p>
    <w:p w:rsidR="002F06D8" w:rsidRPr="000344CF" w:rsidRDefault="002F06D8" w:rsidP="002F06D8">
      <w:pPr>
        <w:rPr>
          <w:rFonts w:asciiTheme="minorHAnsi" w:hAnsiTheme="minorHAnsi"/>
          <w:b/>
          <w:sz w:val="22"/>
          <w:szCs w:val="22"/>
          <w:lang w:eastAsia="de-DE"/>
        </w:rPr>
      </w:pPr>
    </w:p>
    <w:p w:rsidR="002F06D8" w:rsidRPr="000344CF" w:rsidRDefault="002F06D8" w:rsidP="002F06D8">
      <w:pPr>
        <w:rPr>
          <w:rFonts w:asciiTheme="minorHAnsi" w:hAnsiTheme="minorHAnsi"/>
          <w:b/>
          <w:sz w:val="22"/>
          <w:szCs w:val="22"/>
          <w:lang w:eastAsia="de-DE"/>
        </w:rPr>
      </w:pPr>
      <w:r w:rsidRPr="000344CF">
        <w:rPr>
          <w:rFonts w:asciiTheme="minorHAnsi" w:hAnsiTheme="minorHAnsi"/>
          <w:b/>
          <w:sz w:val="22"/>
          <w:szCs w:val="22"/>
          <w:lang w:eastAsia="de-DE"/>
        </w:rPr>
        <w:t xml:space="preserve">Section </w:t>
      </w:r>
      <w:r w:rsidRPr="000344CF">
        <w:rPr>
          <w:rFonts w:asciiTheme="minorHAnsi" w:hAnsiTheme="minorHAnsi"/>
          <w:b/>
          <w:sz w:val="22"/>
          <w:szCs w:val="22"/>
          <w:lang w:eastAsia="de-DE"/>
        </w:rPr>
        <w:tab/>
        <w:t>:</w:t>
      </w:r>
      <w:r w:rsidRPr="000344CF">
        <w:rPr>
          <w:rFonts w:asciiTheme="minorHAnsi" w:hAnsiTheme="minorHAnsi"/>
          <w:sz w:val="22"/>
          <w:szCs w:val="22"/>
          <w:lang w:eastAsia="de-DE"/>
        </w:rPr>
        <w:t xml:space="preserve"> </w:t>
      </w:r>
      <w:r w:rsidRPr="000344CF">
        <w:rPr>
          <w:rFonts w:asciiTheme="minorHAnsi" w:hAnsiTheme="minorHAnsi"/>
          <w:sz w:val="22"/>
          <w:szCs w:val="22"/>
          <w:lang w:eastAsia="de-DE"/>
        </w:rPr>
        <w:tab/>
      </w:r>
      <w:r w:rsidRPr="000344CF">
        <w:rPr>
          <w:rFonts w:asciiTheme="minorHAnsi" w:hAnsiTheme="minorHAnsi"/>
          <w:sz w:val="22"/>
          <w:szCs w:val="22"/>
          <w:lang w:eastAsia="de-DE"/>
        </w:rPr>
        <w:tab/>
        <w:t>Business Applications</w:t>
      </w: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lang w:eastAsia="de-DE"/>
        </w:rPr>
      </w:pPr>
      <w:r w:rsidRPr="000344CF">
        <w:rPr>
          <w:rFonts w:asciiTheme="minorHAnsi" w:hAnsiTheme="minorHAnsi"/>
          <w:sz w:val="22"/>
          <w:szCs w:val="22"/>
          <w:lang w:eastAsia="de-DE"/>
        </w:rPr>
        <w:t>___________________________________</w:t>
      </w:r>
    </w:p>
    <w:p w:rsidR="002F06D8" w:rsidRPr="000344CF" w:rsidRDefault="002F06D8" w:rsidP="002F06D8">
      <w:pPr>
        <w:rPr>
          <w:rFonts w:asciiTheme="minorHAnsi" w:hAnsiTheme="minorHAnsi"/>
          <w:b/>
          <w:sz w:val="22"/>
          <w:szCs w:val="22"/>
          <w:u w:val="single"/>
          <w:lang w:eastAsia="de-DE"/>
        </w:rPr>
      </w:pPr>
      <w:r w:rsidRPr="000344CF">
        <w:rPr>
          <w:rFonts w:asciiTheme="minorHAnsi" w:hAnsiTheme="minorHAnsi"/>
          <w:b/>
          <w:sz w:val="22"/>
          <w:szCs w:val="22"/>
          <w:lang w:eastAsia="de-DE"/>
        </w:rPr>
        <w:t>Signature:</w:t>
      </w:r>
    </w:p>
    <w:p w:rsidR="002F06D8" w:rsidRPr="000344CF" w:rsidRDefault="002F06D8" w:rsidP="002F06D8">
      <w:pPr>
        <w:rPr>
          <w:rFonts w:asciiTheme="minorHAnsi" w:hAnsiTheme="minorHAnsi"/>
          <w:sz w:val="22"/>
          <w:szCs w:val="22"/>
          <w:lang w:eastAsia="de-DE"/>
        </w:rPr>
      </w:pPr>
    </w:p>
    <w:p w:rsidR="002F06D8" w:rsidRPr="000344CF" w:rsidRDefault="002F06D8" w:rsidP="002F06D8">
      <w:pPr>
        <w:rPr>
          <w:rFonts w:asciiTheme="minorHAnsi" w:hAnsiTheme="minorHAnsi"/>
          <w:sz w:val="22"/>
          <w:szCs w:val="22"/>
          <w:u w:val="single"/>
          <w:lang w:eastAsia="de-DE"/>
        </w:rPr>
      </w:pPr>
      <w:r w:rsidRPr="000344CF">
        <w:rPr>
          <w:rFonts w:asciiTheme="minorHAnsi" w:hAnsiTheme="minorHAnsi"/>
          <w:b/>
          <w:sz w:val="22"/>
          <w:szCs w:val="22"/>
          <w:lang w:eastAsia="de-DE"/>
        </w:rPr>
        <w:t>Date:</w:t>
      </w:r>
      <w:r w:rsidRPr="000344CF">
        <w:rPr>
          <w:rFonts w:asciiTheme="minorHAnsi" w:hAnsiTheme="minorHAnsi"/>
          <w:sz w:val="22"/>
          <w:szCs w:val="22"/>
          <w:lang w:eastAsia="de-DE"/>
        </w:rPr>
        <w:tab/>
      </w:r>
      <w:r w:rsidRPr="000344CF">
        <w:rPr>
          <w:rFonts w:asciiTheme="minorHAnsi" w:hAnsiTheme="minorHAnsi"/>
          <w:sz w:val="22"/>
          <w:szCs w:val="22"/>
          <w:lang w:eastAsia="de-DE"/>
        </w:rPr>
        <w:tab/>
        <w:t>_______________________</w:t>
      </w:r>
    </w:p>
    <w:p w:rsidR="002F06D8" w:rsidRPr="000344CF" w:rsidRDefault="002F06D8" w:rsidP="002F06D8">
      <w:pPr>
        <w:rPr>
          <w:rFonts w:asciiTheme="minorHAnsi" w:hAnsiTheme="minorHAnsi"/>
          <w:sz w:val="22"/>
          <w:szCs w:val="22"/>
          <w:lang w:eastAsia="de-DE"/>
        </w:rPr>
      </w:pPr>
    </w:p>
    <w:bookmarkEnd w:id="24"/>
    <w:bookmarkEnd w:id="25"/>
    <w:bookmarkEnd w:id="54"/>
    <w:p w:rsidR="002F06D8" w:rsidRPr="000344CF" w:rsidRDefault="002F06D8" w:rsidP="002F06D8">
      <w:pPr>
        <w:spacing w:after="200" w:line="276" w:lineRule="auto"/>
        <w:jc w:val="both"/>
        <w:rPr>
          <w:rFonts w:asciiTheme="minorHAnsi" w:hAnsiTheme="minorHAnsi"/>
          <w:sz w:val="22"/>
          <w:szCs w:val="22"/>
          <w:lang w:eastAsia="de-DE"/>
        </w:rPr>
      </w:pPr>
    </w:p>
    <w:p w:rsidR="005F78F5" w:rsidRPr="000344CF" w:rsidRDefault="005F78F5">
      <w:pPr>
        <w:rPr>
          <w:rFonts w:asciiTheme="minorHAnsi" w:hAnsiTheme="minorHAnsi"/>
          <w:sz w:val="22"/>
          <w:szCs w:val="22"/>
        </w:rPr>
      </w:pPr>
    </w:p>
    <w:sectPr w:rsidR="005F78F5" w:rsidRPr="000344CF" w:rsidSect="0020477E">
      <w:headerReference w:type="default" r:id="rId30"/>
      <w:footerReference w:type="default" r:id="rId31"/>
      <w:pgSz w:w="12240" w:h="15840"/>
      <w:pgMar w:top="1440" w:right="1440" w:bottom="1440"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0F1" w:rsidRDefault="008930F1" w:rsidP="007D788C">
      <w:r>
        <w:separator/>
      </w:r>
    </w:p>
  </w:endnote>
  <w:endnote w:type="continuationSeparator" w:id="0">
    <w:p w:rsidR="008930F1" w:rsidRDefault="008930F1" w:rsidP="007D7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
    <w:altName w:val="Arial Unicode MS"/>
    <w:panose1 w:val="00000000000000000000"/>
    <w:charset w:val="80"/>
    <w:family w:val="modern"/>
    <w:notTrueType/>
    <w:pitch w:val="default"/>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Univers Condensed">
    <w:altName w:val="Arial Narrow"/>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937" w:rsidRPr="0094454E" w:rsidRDefault="00BB2937" w:rsidP="00A533FB">
    <w:pPr>
      <w:pStyle w:val="Footer"/>
      <w:tabs>
        <w:tab w:val="left" w:pos="3780"/>
      </w:tabs>
      <w:jc w:val="center"/>
      <w:rPr>
        <w:color w:val="009EE2"/>
      </w:rPr>
    </w:pPr>
    <w:r>
      <w:rPr>
        <w:noProof/>
      </w:rPr>
      <w:drawing>
        <wp:anchor distT="0" distB="0" distL="114300" distR="114300" simplePos="0" relativeHeight="251658752" behindDoc="0" locked="0" layoutInCell="1" allowOverlap="1" wp14:anchorId="639FBF3B" wp14:editId="027830D3">
          <wp:simplePos x="0" y="0"/>
          <wp:positionH relativeFrom="column">
            <wp:posOffset>89535</wp:posOffset>
          </wp:positionH>
          <wp:positionV relativeFrom="paragraph">
            <wp:posOffset>-356870</wp:posOffset>
          </wp:positionV>
          <wp:extent cx="1600200" cy="287655"/>
          <wp:effectExtent l="0" t="0" r="0" b="0"/>
          <wp:wrapNone/>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87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454E">
      <w:rPr>
        <w:color w:val="009EE2"/>
      </w:rPr>
      <w:t xml:space="preserve"> </w:t>
    </w:r>
  </w:p>
  <w:p w:rsidR="00BB2937" w:rsidRDefault="00BB29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0F1" w:rsidRDefault="008930F1" w:rsidP="007D788C">
      <w:r>
        <w:separator/>
      </w:r>
    </w:p>
  </w:footnote>
  <w:footnote w:type="continuationSeparator" w:id="0">
    <w:p w:rsidR="008930F1" w:rsidRDefault="008930F1" w:rsidP="007D7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2937" w:rsidRDefault="00BB2937">
    <w:pPr>
      <w:pStyle w:val="Header"/>
    </w:pPr>
    <w:r>
      <w:rPr>
        <w:noProof/>
      </w:rPr>
      <w:drawing>
        <wp:anchor distT="0" distB="0" distL="114300" distR="114300" simplePos="0" relativeHeight="251656704" behindDoc="0" locked="0" layoutInCell="1" allowOverlap="1" wp14:anchorId="1E4D898E" wp14:editId="1FA2C323">
          <wp:simplePos x="0" y="0"/>
          <wp:positionH relativeFrom="column">
            <wp:posOffset>4128135</wp:posOffset>
          </wp:positionH>
          <wp:positionV relativeFrom="paragraph">
            <wp:posOffset>-340360</wp:posOffset>
          </wp:positionV>
          <wp:extent cx="2232025" cy="1029970"/>
          <wp:effectExtent l="0" t="0" r="0" b="0"/>
          <wp:wrapNone/>
          <wp:docPr id="17" name="Picture 20" descr="../../../../Desktop/DOH%20logo/Horizontal/DOH-CMYK-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DOH%20logo/Horizontal/DOH-CMYK-horizont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025" cy="1029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0" locked="0" layoutInCell="1" allowOverlap="1" wp14:anchorId="4224E092" wp14:editId="1BC80620">
          <wp:simplePos x="0" y="0"/>
          <wp:positionH relativeFrom="column">
            <wp:posOffset>13335</wp:posOffset>
          </wp:positionH>
          <wp:positionV relativeFrom="paragraph">
            <wp:posOffset>-443865</wp:posOffset>
          </wp:positionV>
          <wp:extent cx="701040" cy="1017905"/>
          <wp:effectExtent l="0" t="0" r="0" b="0"/>
          <wp:wrapNone/>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1040" cy="1017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937" w:rsidRDefault="00BB2937">
    <w:pPr>
      <w:pStyle w:val="Header"/>
    </w:pPr>
  </w:p>
  <w:p w:rsidR="00BB2937" w:rsidRDefault="00BB29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2400A"/>
    <w:multiLevelType w:val="multilevel"/>
    <w:tmpl w:val="1A06E22A"/>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382568"/>
    <w:multiLevelType w:val="hybridMultilevel"/>
    <w:tmpl w:val="C11E2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5D1840"/>
    <w:multiLevelType w:val="hybridMultilevel"/>
    <w:tmpl w:val="7D12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D02B6"/>
    <w:multiLevelType w:val="hybridMultilevel"/>
    <w:tmpl w:val="4A6A1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2E6E2E"/>
    <w:multiLevelType w:val="hybridMultilevel"/>
    <w:tmpl w:val="75A84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C513E"/>
    <w:multiLevelType w:val="hybridMultilevel"/>
    <w:tmpl w:val="EB860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D2AF4"/>
    <w:multiLevelType w:val="hybridMultilevel"/>
    <w:tmpl w:val="B0B23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A4D0E"/>
    <w:multiLevelType w:val="hybridMultilevel"/>
    <w:tmpl w:val="CFFC90A0"/>
    <w:lvl w:ilvl="0" w:tplc="BE2C374E">
      <w:numFmt w:val="bullet"/>
      <w:lvlText w:val="-"/>
      <w:lvlJc w:val="left"/>
      <w:pPr>
        <w:ind w:left="1647" w:hanging="360"/>
      </w:pPr>
      <w:rPr>
        <w:rFonts w:ascii="Calibri" w:eastAsia="Times New Roman"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EC5D81"/>
    <w:multiLevelType w:val="multilevel"/>
    <w:tmpl w:val="B29E0BE8"/>
    <w:lvl w:ilvl="0">
      <w:start w:val="1"/>
      <w:numFmt w:val="decimal"/>
      <w:lvlText w:val="%1."/>
      <w:lvlJc w:val="left"/>
      <w:pPr>
        <w:ind w:left="408" w:hanging="408"/>
      </w:pPr>
      <w:rPr>
        <w:rFonts w:hint="default"/>
      </w:rPr>
    </w:lvl>
    <w:lvl w:ilvl="1">
      <w:start w:val="1"/>
      <w:numFmt w:val="decimal"/>
      <w:pStyle w:val="Section"/>
      <w:lvlText w:val="%1.%2."/>
      <w:lvlJc w:val="left"/>
      <w:pPr>
        <w:ind w:left="720" w:hanging="720"/>
      </w:pPr>
      <w:rPr>
        <w:rFonts w:hint="default"/>
      </w:rPr>
    </w:lvl>
    <w:lvl w:ilvl="2">
      <w:start w:val="1"/>
      <w:numFmt w:val="decimal"/>
      <w:lvlText w:val="%1.%2.%3."/>
      <w:lvlJc w:val="left"/>
      <w:pPr>
        <w:ind w:left="1248" w:hanging="720"/>
      </w:pPr>
      <w:rPr>
        <w:rFonts w:hint="default"/>
      </w:rPr>
    </w:lvl>
    <w:lvl w:ilvl="3">
      <w:start w:val="1"/>
      <w:numFmt w:val="decimal"/>
      <w:lvlText w:val="%1.%2.%3.%4."/>
      <w:lvlJc w:val="left"/>
      <w:pPr>
        <w:ind w:left="1872" w:hanging="108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4272" w:hanging="2160"/>
      </w:pPr>
      <w:rPr>
        <w:rFonts w:hint="default"/>
      </w:rPr>
    </w:lvl>
  </w:abstractNum>
  <w:abstractNum w:abstractNumId="9" w15:restartNumberingAfterBreak="0">
    <w:nsid w:val="19370920"/>
    <w:multiLevelType w:val="hybridMultilevel"/>
    <w:tmpl w:val="FF6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B26E9E"/>
    <w:multiLevelType w:val="hybridMultilevel"/>
    <w:tmpl w:val="60DC5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2E4BDD"/>
    <w:multiLevelType w:val="hybridMultilevel"/>
    <w:tmpl w:val="60DC5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A6BDE"/>
    <w:multiLevelType w:val="hybridMultilevel"/>
    <w:tmpl w:val="F684C5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04FFA"/>
    <w:multiLevelType w:val="multilevel"/>
    <w:tmpl w:val="3F3C4D54"/>
    <w:lvl w:ilvl="0">
      <w:start w:val="2"/>
      <w:numFmt w:val="decimal"/>
      <w:lvlText w:val="%1"/>
      <w:lvlJc w:val="left"/>
      <w:pPr>
        <w:ind w:left="720" w:hanging="720"/>
      </w:pPr>
      <w:rPr>
        <w:rFonts w:hint="default"/>
      </w:rPr>
    </w:lvl>
    <w:lvl w:ilvl="1">
      <w:start w:val="2"/>
      <w:numFmt w:val="decimal"/>
      <w:lvlText w:val="%1.%2"/>
      <w:lvlJc w:val="left"/>
      <w:pPr>
        <w:ind w:left="753" w:hanging="720"/>
      </w:pPr>
      <w:rPr>
        <w:rFonts w:hint="default"/>
      </w:rPr>
    </w:lvl>
    <w:lvl w:ilvl="2">
      <w:start w:val="1"/>
      <w:numFmt w:val="none"/>
      <w:pStyle w:val="subsection2"/>
      <w:lvlText w:val="9.2.1."/>
      <w:lvlJc w:val="left"/>
      <w:pPr>
        <w:ind w:left="1146" w:hanging="1080"/>
      </w:pPr>
      <w:rPr>
        <w:rFonts w:hint="default"/>
      </w:rPr>
    </w:lvl>
    <w:lvl w:ilvl="3">
      <w:start w:val="1"/>
      <w:numFmt w:val="none"/>
      <w:pStyle w:val="subsubsec"/>
      <w:lvlText w:val="3.2.5.1."/>
      <w:lvlJc w:val="left"/>
      <w:pPr>
        <w:ind w:left="1179" w:hanging="1080"/>
      </w:pPr>
      <w:rPr>
        <w:rFonts w:hint="default"/>
        <w:u w:val="none"/>
      </w:rPr>
    </w:lvl>
    <w:lvl w:ilvl="4">
      <w:start w:val="1"/>
      <w:numFmt w:val="decimal"/>
      <w:lvlText w:val="%1.%2.%3.%4.%5"/>
      <w:lvlJc w:val="left"/>
      <w:pPr>
        <w:ind w:left="1572" w:hanging="1440"/>
      </w:pPr>
      <w:rPr>
        <w:rFonts w:hint="default"/>
      </w:rPr>
    </w:lvl>
    <w:lvl w:ilvl="5">
      <w:start w:val="1"/>
      <w:numFmt w:val="decimal"/>
      <w:lvlText w:val="%1.%2.%3.%4.%5.%6"/>
      <w:lvlJc w:val="left"/>
      <w:pPr>
        <w:ind w:left="1965" w:hanging="1800"/>
      </w:pPr>
      <w:rPr>
        <w:rFonts w:hint="default"/>
      </w:rPr>
    </w:lvl>
    <w:lvl w:ilvl="6">
      <w:start w:val="1"/>
      <w:numFmt w:val="decimal"/>
      <w:lvlText w:val="%1.%2.%3.%4.%5.%6.%7"/>
      <w:lvlJc w:val="left"/>
      <w:pPr>
        <w:ind w:left="2358" w:hanging="2160"/>
      </w:pPr>
      <w:rPr>
        <w:rFonts w:hint="default"/>
      </w:rPr>
    </w:lvl>
    <w:lvl w:ilvl="7">
      <w:start w:val="1"/>
      <w:numFmt w:val="decimal"/>
      <w:lvlText w:val="%1.%2.%3.%4.%5.%6.%7.%8"/>
      <w:lvlJc w:val="left"/>
      <w:pPr>
        <w:ind w:left="2391" w:hanging="2160"/>
      </w:pPr>
      <w:rPr>
        <w:rFonts w:hint="default"/>
      </w:rPr>
    </w:lvl>
    <w:lvl w:ilvl="8">
      <w:start w:val="1"/>
      <w:numFmt w:val="decimal"/>
      <w:lvlText w:val="%1.%2.%3.%4.%5.%6.%7.%8.%9"/>
      <w:lvlJc w:val="left"/>
      <w:pPr>
        <w:ind w:left="2784" w:hanging="2520"/>
      </w:pPr>
      <w:rPr>
        <w:rFonts w:hint="default"/>
      </w:rPr>
    </w:lvl>
  </w:abstractNum>
  <w:abstractNum w:abstractNumId="14" w15:restartNumberingAfterBreak="0">
    <w:nsid w:val="237579D5"/>
    <w:multiLevelType w:val="multilevel"/>
    <w:tmpl w:val="07FA3AC4"/>
    <w:lvl w:ilvl="0">
      <w:start w:val="1"/>
      <w:numFmt w:val="decimal"/>
      <w:pStyle w:val="Heading1"/>
      <w:lvlText w:val="%1."/>
      <w:lvlJc w:val="left"/>
      <w:pPr>
        <w:tabs>
          <w:tab w:val="num" w:pos="397"/>
        </w:tabs>
        <w:ind w:left="397" w:hanging="397"/>
      </w:pPr>
    </w:lvl>
    <w:lvl w:ilvl="1">
      <w:start w:val="1"/>
      <w:numFmt w:val="decimal"/>
      <w:pStyle w:val="Heading2"/>
      <w:lvlText w:val="%1.%2."/>
      <w:lvlJc w:val="left"/>
      <w:pPr>
        <w:tabs>
          <w:tab w:val="num" w:pos="720"/>
        </w:tabs>
        <w:ind w:left="207" w:hanging="207"/>
      </w:pPr>
    </w:lvl>
    <w:lvl w:ilvl="2">
      <w:start w:val="1"/>
      <w:numFmt w:val="decimal"/>
      <w:pStyle w:val="Heading3"/>
      <w:lvlText w:val="%1.%2.%3."/>
      <w:lvlJc w:val="left"/>
      <w:pPr>
        <w:tabs>
          <w:tab w:val="num" w:pos="990"/>
        </w:tabs>
        <w:ind w:left="401" w:hanging="131"/>
      </w:pPr>
    </w:lvl>
    <w:lvl w:ilvl="3">
      <w:start w:val="1"/>
      <w:numFmt w:val="decimal"/>
      <w:pStyle w:val="Heading4"/>
      <w:lvlText w:val="%1.%2.%3.%4."/>
      <w:lvlJc w:val="left"/>
      <w:pPr>
        <w:tabs>
          <w:tab w:val="num" w:pos="2160"/>
        </w:tabs>
        <w:ind w:left="1077" w:firstLine="3"/>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23830C90"/>
    <w:multiLevelType w:val="multilevel"/>
    <w:tmpl w:val="9AB0ECF0"/>
    <w:lvl w:ilvl="0">
      <w:start w:val="1"/>
      <w:numFmt w:val="decimal"/>
      <w:pStyle w:val="StyleHeading1Arial12ptLeft"/>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259E4763"/>
    <w:multiLevelType w:val="hybridMultilevel"/>
    <w:tmpl w:val="F6B2B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B6E46"/>
    <w:multiLevelType w:val="hybridMultilevel"/>
    <w:tmpl w:val="F4DC6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42F0F"/>
    <w:multiLevelType w:val="multilevel"/>
    <w:tmpl w:val="1C9CD342"/>
    <w:lvl w:ilvl="0">
      <w:start w:val="1"/>
      <w:numFmt w:val="decimal"/>
      <w:pStyle w:val="H1"/>
      <w:lvlText w:val="%1."/>
      <w:lvlJc w:val="left"/>
      <w:pPr>
        <w:ind w:left="360" w:hanging="360"/>
      </w:pPr>
    </w:lvl>
    <w:lvl w:ilvl="1">
      <w:start w:val="1"/>
      <w:numFmt w:val="decimal"/>
      <w:pStyle w:val="H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282A5D"/>
    <w:multiLevelType w:val="hybridMultilevel"/>
    <w:tmpl w:val="C9B0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DF14CF"/>
    <w:multiLevelType w:val="hybridMultilevel"/>
    <w:tmpl w:val="CC849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B57ED2"/>
    <w:multiLevelType w:val="hybridMultilevel"/>
    <w:tmpl w:val="219CB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A023F"/>
    <w:multiLevelType w:val="hybridMultilevel"/>
    <w:tmpl w:val="93D4A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5B62D7"/>
    <w:multiLevelType w:val="hybridMultilevel"/>
    <w:tmpl w:val="1D082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497A8C"/>
    <w:multiLevelType w:val="hybridMultilevel"/>
    <w:tmpl w:val="60DC5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0A71B2"/>
    <w:multiLevelType w:val="hybridMultilevel"/>
    <w:tmpl w:val="373EC2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392FF5"/>
    <w:multiLevelType w:val="hybridMultilevel"/>
    <w:tmpl w:val="12FC9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DF7623"/>
    <w:multiLevelType w:val="multilevel"/>
    <w:tmpl w:val="A3825B26"/>
    <w:lvl w:ilvl="0">
      <w:start w:val="3"/>
      <w:numFmt w:val="decimal"/>
      <w:lvlText w:val="%1."/>
      <w:lvlJc w:val="left"/>
      <w:pPr>
        <w:ind w:left="765" w:hanging="765"/>
      </w:pPr>
      <w:rPr>
        <w:rFonts w:hint="default"/>
      </w:rPr>
    </w:lvl>
    <w:lvl w:ilvl="1">
      <w:start w:val="2"/>
      <w:numFmt w:val="decimal"/>
      <w:lvlText w:val="%1.%2."/>
      <w:lvlJc w:val="left"/>
      <w:pPr>
        <w:ind w:left="798" w:hanging="765"/>
      </w:pPr>
      <w:rPr>
        <w:rFonts w:hint="default"/>
      </w:rPr>
    </w:lvl>
    <w:lvl w:ilvl="2">
      <w:start w:val="1"/>
      <w:numFmt w:val="decimal"/>
      <w:lvlText w:val="%1.%2.%3."/>
      <w:lvlJc w:val="left"/>
      <w:pPr>
        <w:ind w:left="1080" w:hanging="1080"/>
      </w:pPr>
      <w:rPr>
        <w:rFonts w:hint="default"/>
      </w:rPr>
    </w:lvl>
    <w:lvl w:ilvl="3">
      <w:start w:val="1"/>
      <w:numFmt w:val="decimal"/>
      <w:pStyle w:val="sub2section"/>
      <w:lvlText w:val="%1.%2.%3.%4."/>
      <w:lvlJc w:val="left"/>
      <w:pPr>
        <w:ind w:left="1080" w:hanging="1080"/>
      </w:pPr>
      <w:rPr>
        <w:rFonts w:hint="default"/>
      </w:rPr>
    </w:lvl>
    <w:lvl w:ilvl="4">
      <w:start w:val="1"/>
      <w:numFmt w:val="decimal"/>
      <w:pStyle w:val="sub3section"/>
      <w:lvlText w:val="%1.%2.%3.%4.%5."/>
      <w:lvlJc w:val="left"/>
      <w:pPr>
        <w:ind w:left="1077" w:hanging="1077"/>
      </w:pPr>
      <w:rPr>
        <w:rFonts w:hint="default"/>
      </w:rPr>
    </w:lvl>
    <w:lvl w:ilvl="5">
      <w:start w:val="1"/>
      <w:numFmt w:val="decimal"/>
      <w:lvlText w:val="%1.%2.%3.%4.%5.%6."/>
      <w:lvlJc w:val="left"/>
      <w:pPr>
        <w:ind w:left="1965" w:hanging="1800"/>
      </w:pPr>
      <w:rPr>
        <w:rFonts w:hint="default"/>
      </w:rPr>
    </w:lvl>
    <w:lvl w:ilvl="6">
      <w:start w:val="1"/>
      <w:numFmt w:val="decimal"/>
      <w:lvlText w:val="%1.%2.%3.%4.%5.%6.%7."/>
      <w:lvlJc w:val="left"/>
      <w:pPr>
        <w:ind w:left="1998" w:hanging="1800"/>
      </w:pPr>
      <w:rPr>
        <w:rFonts w:hint="default"/>
      </w:rPr>
    </w:lvl>
    <w:lvl w:ilvl="7">
      <w:start w:val="1"/>
      <w:numFmt w:val="decimal"/>
      <w:lvlText w:val="%1.%2.%3.%4.%5.%6.%7.%8."/>
      <w:lvlJc w:val="left"/>
      <w:pPr>
        <w:ind w:left="2391" w:hanging="2160"/>
      </w:pPr>
      <w:rPr>
        <w:rFonts w:hint="default"/>
      </w:rPr>
    </w:lvl>
    <w:lvl w:ilvl="8">
      <w:start w:val="1"/>
      <w:numFmt w:val="decimal"/>
      <w:lvlText w:val="%1.%2.%3.%4.%5.%6.%7.%8.%9."/>
      <w:lvlJc w:val="left"/>
      <w:pPr>
        <w:ind w:left="2784" w:hanging="2520"/>
      </w:pPr>
      <w:rPr>
        <w:rFonts w:hint="default"/>
      </w:rPr>
    </w:lvl>
  </w:abstractNum>
  <w:abstractNum w:abstractNumId="28" w15:restartNumberingAfterBreak="0">
    <w:nsid w:val="45366DF4"/>
    <w:multiLevelType w:val="hybridMultilevel"/>
    <w:tmpl w:val="E3E423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C6015"/>
    <w:multiLevelType w:val="hybridMultilevel"/>
    <w:tmpl w:val="9C586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5B2E1C"/>
    <w:multiLevelType w:val="hybridMultilevel"/>
    <w:tmpl w:val="6BE8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280763"/>
    <w:multiLevelType w:val="hybridMultilevel"/>
    <w:tmpl w:val="293A0936"/>
    <w:lvl w:ilvl="0" w:tplc="1DCECC28">
      <w:start w:val="1"/>
      <w:numFmt w:val="bullet"/>
      <w:lvlText w:val=""/>
      <w:lvlJc w:val="left"/>
      <w:pPr>
        <w:tabs>
          <w:tab w:val="num" w:pos="720"/>
        </w:tabs>
        <w:ind w:left="720" w:hanging="360"/>
      </w:pPr>
      <w:rPr>
        <w:rFonts w:ascii="Symbol" w:hAnsi="Symbol" w:hint="default"/>
      </w:rPr>
    </w:lvl>
    <w:lvl w:ilvl="1" w:tplc="1B6C4B3A">
      <w:start w:val="1"/>
      <w:numFmt w:val="bullet"/>
      <w:lvlText w:val=""/>
      <w:lvlJc w:val="left"/>
      <w:pPr>
        <w:tabs>
          <w:tab w:val="num" w:pos="1440"/>
        </w:tabs>
        <w:ind w:left="1440" w:hanging="360"/>
      </w:pPr>
      <w:rPr>
        <w:rFonts w:ascii="Wingdings" w:hAnsi="Wingdings" w:hint="default"/>
      </w:rPr>
    </w:lvl>
    <w:lvl w:ilvl="2" w:tplc="6EEAA19E" w:tentative="1">
      <w:start w:val="1"/>
      <w:numFmt w:val="bullet"/>
      <w:lvlText w:val=""/>
      <w:lvlJc w:val="left"/>
      <w:pPr>
        <w:tabs>
          <w:tab w:val="num" w:pos="2160"/>
        </w:tabs>
        <w:ind w:left="2160" w:hanging="360"/>
      </w:pPr>
      <w:rPr>
        <w:rFonts w:ascii="Wingdings" w:hAnsi="Wingdings" w:hint="default"/>
      </w:rPr>
    </w:lvl>
    <w:lvl w:ilvl="3" w:tplc="98D8FFA0" w:tentative="1">
      <w:start w:val="1"/>
      <w:numFmt w:val="bullet"/>
      <w:lvlText w:val=""/>
      <w:lvlJc w:val="left"/>
      <w:pPr>
        <w:tabs>
          <w:tab w:val="num" w:pos="2880"/>
        </w:tabs>
        <w:ind w:left="2880" w:hanging="360"/>
      </w:pPr>
      <w:rPr>
        <w:rFonts w:ascii="Wingdings" w:hAnsi="Wingdings" w:hint="default"/>
      </w:rPr>
    </w:lvl>
    <w:lvl w:ilvl="4" w:tplc="4350C0C8" w:tentative="1">
      <w:start w:val="1"/>
      <w:numFmt w:val="bullet"/>
      <w:lvlText w:val=""/>
      <w:lvlJc w:val="left"/>
      <w:pPr>
        <w:tabs>
          <w:tab w:val="num" w:pos="3600"/>
        </w:tabs>
        <w:ind w:left="3600" w:hanging="360"/>
      </w:pPr>
      <w:rPr>
        <w:rFonts w:ascii="Wingdings" w:hAnsi="Wingdings" w:hint="default"/>
      </w:rPr>
    </w:lvl>
    <w:lvl w:ilvl="5" w:tplc="475CFF2E" w:tentative="1">
      <w:start w:val="1"/>
      <w:numFmt w:val="bullet"/>
      <w:lvlText w:val=""/>
      <w:lvlJc w:val="left"/>
      <w:pPr>
        <w:tabs>
          <w:tab w:val="num" w:pos="4320"/>
        </w:tabs>
        <w:ind w:left="4320" w:hanging="360"/>
      </w:pPr>
      <w:rPr>
        <w:rFonts w:ascii="Wingdings" w:hAnsi="Wingdings" w:hint="default"/>
      </w:rPr>
    </w:lvl>
    <w:lvl w:ilvl="6" w:tplc="0DA02B20" w:tentative="1">
      <w:start w:val="1"/>
      <w:numFmt w:val="bullet"/>
      <w:lvlText w:val=""/>
      <w:lvlJc w:val="left"/>
      <w:pPr>
        <w:tabs>
          <w:tab w:val="num" w:pos="5040"/>
        </w:tabs>
        <w:ind w:left="5040" w:hanging="360"/>
      </w:pPr>
      <w:rPr>
        <w:rFonts w:ascii="Wingdings" w:hAnsi="Wingdings" w:hint="default"/>
      </w:rPr>
    </w:lvl>
    <w:lvl w:ilvl="7" w:tplc="B2ECABC4" w:tentative="1">
      <w:start w:val="1"/>
      <w:numFmt w:val="bullet"/>
      <w:lvlText w:val=""/>
      <w:lvlJc w:val="left"/>
      <w:pPr>
        <w:tabs>
          <w:tab w:val="num" w:pos="5760"/>
        </w:tabs>
        <w:ind w:left="5760" w:hanging="360"/>
      </w:pPr>
      <w:rPr>
        <w:rFonts w:ascii="Wingdings" w:hAnsi="Wingdings" w:hint="default"/>
      </w:rPr>
    </w:lvl>
    <w:lvl w:ilvl="8" w:tplc="FB0461AC"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22154F3"/>
    <w:multiLevelType w:val="hybridMultilevel"/>
    <w:tmpl w:val="E5FEC4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2872B4D"/>
    <w:multiLevelType w:val="hybridMultilevel"/>
    <w:tmpl w:val="B0B23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5136EF"/>
    <w:multiLevelType w:val="hybridMultilevel"/>
    <w:tmpl w:val="5BC03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880968"/>
    <w:multiLevelType w:val="hybridMultilevel"/>
    <w:tmpl w:val="39223C6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9D31C2D"/>
    <w:multiLevelType w:val="hybridMultilevel"/>
    <w:tmpl w:val="4DB0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E5D3A"/>
    <w:multiLevelType w:val="hybridMultilevel"/>
    <w:tmpl w:val="3C028E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5E638D"/>
    <w:multiLevelType w:val="hybridMultilevel"/>
    <w:tmpl w:val="C9B6C418"/>
    <w:lvl w:ilvl="0" w:tplc="79B8E79E">
      <w:start w:val="1"/>
      <w:numFmt w:val="bullet"/>
      <w:lvlText w:val=""/>
      <w:lvlJc w:val="left"/>
      <w:pPr>
        <w:tabs>
          <w:tab w:val="num" w:pos="720"/>
        </w:tabs>
        <w:ind w:left="720" w:hanging="360"/>
      </w:pPr>
      <w:rPr>
        <w:rFonts w:ascii="Wingdings" w:hAnsi="Wingdings" w:hint="default"/>
      </w:rPr>
    </w:lvl>
    <w:lvl w:ilvl="1" w:tplc="1B6C4B3A">
      <w:start w:val="1"/>
      <w:numFmt w:val="bullet"/>
      <w:lvlText w:val=""/>
      <w:lvlJc w:val="left"/>
      <w:pPr>
        <w:tabs>
          <w:tab w:val="num" w:pos="1440"/>
        </w:tabs>
        <w:ind w:left="1440" w:hanging="360"/>
      </w:pPr>
      <w:rPr>
        <w:rFonts w:ascii="Wingdings" w:hAnsi="Wingdings" w:hint="default"/>
      </w:rPr>
    </w:lvl>
    <w:lvl w:ilvl="2" w:tplc="6EEAA19E" w:tentative="1">
      <w:start w:val="1"/>
      <w:numFmt w:val="bullet"/>
      <w:lvlText w:val=""/>
      <w:lvlJc w:val="left"/>
      <w:pPr>
        <w:tabs>
          <w:tab w:val="num" w:pos="2160"/>
        </w:tabs>
        <w:ind w:left="2160" w:hanging="360"/>
      </w:pPr>
      <w:rPr>
        <w:rFonts w:ascii="Wingdings" w:hAnsi="Wingdings" w:hint="default"/>
      </w:rPr>
    </w:lvl>
    <w:lvl w:ilvl="3" w:tplc="98D8FFA0" w:tentative="1">
      <w:start w:val="1"/>
      <w:numFmt w:val="bullet"/>
      <w:lvlText w:val=""/>
      <w:lvlJc w:val="left"/>
      <w:pPr>
        <w:tabs>
          <w:tab w:val="num" w:pos="2880"/>
        </w:tabs>
        <w:ind w:left="2880" w:hanging="360"/>
      </w:pPr>
      <w:rPr>
        <w:rFonts w:ascii="Wingdings" w:hAnsi="Wingdings" w:hint="default"/>
      </w:rPr>
    </w:lvl>
    <w:lvl w:ilvl="4" w:tplc="4350C0C8" w:tentative="1">
      <w:start w:val="1"/>
      <w:numFmt w:val="bullet"/>
      <w:lvlText w:val=""/>
      <w:lvlJc w:val="left"/>
      <w:pPr>
        <w:tabs>
          <w:tab w:val="num" w:pos="3600"/>
        </w:tabs>
        <w:ind w:left="3600" w:hanging="360"/>
      </w:pPr>
      <w:rPr>
        <w:rFonts w:ascii="Wingdings" w:hAnsi="Wingdings" w:hint="default"/>
      </w:rPr>
    </w:lvl>
    <w:lvl w:ilvl="5" w:tplc="475CFF2E" w:tentative="1">
      <w:start w:val="1"/>
      <w:numFmt w:val="bullet"/>
      <w:lvlText w:val=""/>
      <w:lvlJc w:val="left"/>
      <w:pPr>
        <w:tabs>
          <w:tab w:val="num" w:pos="4320"/>
        </w:tabs>
        <w:ind w:left="4320" w:hanging="360"/>
      </w:pPr>
      <w:rPr>
        <w:rFonts w:ascii="Wingdings" w:hAnsi="Wingdings" w:hint="default"/>
      </w:rPr>
    </w:lvl>
    <w:lvl w:ilvl="6" w:tplc="0DA02B20" w:tentative="1">
      <w:start w:val="1"/>
      <w:numFmt w:val="bullet"/>
      <w:lvlText w:val=""/>
      <w:lvlJc w:val="left"/>
      <w:pPr>
        <w:tabs>
          <w:tab w:val="num" w:pos="5040"/>
        </w:tabs>
        <w:ind w:left="5040" w:hanging="360"/>
      </w:pPr>
      <w:rPr>
        <w:rFonts w:ascii="Wingdings" w:hAnsi="Wingdings" w:hint="default"/>
      </w:rPr>
    </w:lvl>
    <w:lvl w:ilvl="7" w:tplc="B2ECABC4" w:tentative="1">
      <w:start w:val="1"/>
      <w:numFmt w:val="bullet"/>
      <w:lvlText w:val=""/>
      <w:lvlJc w:val="left"/>
      <w:pPr>
        <w:tabs>
          <w:tab w:val="num" w:pos="5760"/>
        </w:tabs>
        <w:ind w:left="5760" w:hanging="360"/>
      </w:pPr>
      <w:rPr>
        <w:rFonts w:ascii="Wingdings" w:hAnsi="Wingdings" w:hint="default"/>
      </w:rPr>
    </w:lvl>
    <w:lvl w:ilvl="8" w:tplc="FB0461AC"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8531B2"/>
    <w:multiLevelType w:val="multilevel"/>
    <w:tmpl w:val="8E363D2C"/>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38A3F2E"/>
    <w:multiLevelType w:val="multilevel"/>
    <w:tmpl w:val="835A8948"/>
    <w:lvl w:ilvl="0">
      <w:start w:val="1"/>
      <w:numFmt w:val="bullet"/>
      <w:pStyle w:val="BulletText2"/>
      <w:lvlText w:val="o"/>
      <w:lvlJc w:val="left"/>
      <w:pPr>
        <w:tabs>
          <w:tab w:val="num" w:pos="1134"/>
        </w:tabs>
        <w:ind w:left="1134" w:hanging="283"/>
      </w:pPr>
      <w:rPr>
        <w:rFonts w:ascii="Courier New" w:hAnsi="Courier New" w:hint="default"/>
      </w:rPr>
    </w:lvl>
    <w:lvl w:ilvl="1">
      <w:start w:val="1"/>
      <w:numFmt w:val="bullet"/>
      <w:pStyle w:val="BodyTextInden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1779C8"/>
    <w:multiLevelType w:val="hybridMultilevel"/>
    <w:tmpl w:val="8F3EC382"/>
    <w:lvl w:ilvl="0" w:tplc="1DCECC28">
      <w:start w:val="1"/>
      <w:numFmt w:val="bullet"/>
      <w:lvlText w:val=""/>
      <w:lvlJc w:val="left"/>
      <w:pPr>
        <w:tabs>
          <w:tab w:val="num" w:pos="720"/>
        </w:tabs>
        <w:ind w:left="720" w:hanging="360"/>
      </w:pPr>
      <w:rPr>
        <w:rFonts w:ascii="Symbol" w:hAnsi="Symbol" w:hint="default"/>
      </w:rPr>
    </w:lvl>
    <w:lvl w:ilvl="1" w:tplc="1B6C4B3A">
      <w:start w:val="1"/>
      <w:numFmt w:val="bullet"/>
      <w:lvlText w:val=""/>
      <w:lvlJc w:val="left"/>
      <w:pPr>
        <w:tabs>
          <w:tab w:val="num" w:pos="1440"/>
        </w:tabs>
        <w:ind w:left="1440" w:hanging="360"/>
      </w:pPr>
      <w:rPr>
        <w:rFonts w:ascii="Wingdings" w:hAnsi="Wingdings" w:hint="default"/>
      </w:rPr>
    </w:lvl>
    <w:lvl w:ilvl="2" w:tplc="6EEAA19E" w:tentative="1">
      <w:start w:val="1"/>
      <w:numFmt w:val="bullet"/>
      <w:lvlText w:val=""/>
      <w:lvlJc w:val="left"/>
      <w:pPr>
        <w:tabs>
          <w:tab w:val="num" w:pos="2160"/>
        </w:tabs>
        <w:ind w:left="2160" w:hanging="360"/>
      </w:pPr>
      <w:rPr>
        <w:rFonts w:ascii="Wingdings" w:hAnsi="Wingdings" w:hint="default"/>
      </w:rPr>
    </w:lvl>
    <w:lvl w:ilvl="3" w:tplc="98D8FFA0" w:tentative="1">
      <w:start w:val="1"/>
      <w:numFmt w:val="bullet"/>
      <w:lvlText w:val=""/>
      <w:lvlJc w:val="left"/>
      <w:pPr>
        <w:tabs>
          <w:tab w:val="num" w:pos="2880"/>
        </w:tabs>
        <w:ind w:left="2880" w:hanging="360"/>
      </w:pPr>
      <w:rPr>
        <w:rFonts w:ascii="Wingdings" w:hAnsi="Wingdings" w:hint="default"/>
      </w:rPr>
    </w:lvl>
    <w:lvl w:ilvl="4" w:tplc="4350C0C8" w:tentative="1">
      <w:start w:val="1"/>
      <w:numFmt w:val="bullet"/>
      <w:lvlText w:val=""/>
      <w:lvlJc w:val="left"/>
      <w:pPr>
        <w:tabs>
          <w:tab w:val="num" w:pos="3600"/>
        </w:tabs>
        <w:ind w:left="3600" w:hanging="360"/>
      </w:pPr>
      <w:rPr>
        <w:rFonts w:ascii="Wingdings" w:hAnsi="Wingdings" w:hint="default"/>
      </w:rPr>
    </w:lvl>
    <w:lvl w:ilvl="5" w:tplc="475CFF2E" w:tentative="1">
      <w:start w:val="1"/>
      <w:numFmt w:val="bullet"/>
      <w:lvlText w:val=""/>
      <w:lvlJc w:val="left"/>
      <w:pPr>
        <w:tabs>
          <w:tab w:val="num" w:pos="4320"/>
        </w:tabs>
        <w:ind w:left="4320" w:hanging="360"/>
      </w:pPr>
      <w:rPr>
        <w:rFonts w:ascii="Wingdings" w:hAnsi="Wingdings" w:hint="default"/>
      </w:rPr>
    </w:lvl>
    <w:lvl w:ilvl="6" w:tplc="0DA02B20" w:tentative="1">
      <w:start w:val="1"/>
      <w:numFmt w:val="bullet"/>
      <w:lvlText w:val=""/>
      <w:lvlJc w:val="left"/>
      <w:pPr>
        <w:tabs>
          <w:tab w:val="num" w:pos="5040"/>
        </w:tabs>
        <w:ind w:left="5040" w:hanging="360"/>
      </w:pPr>
      <w:rPr>
        <w:rFonts w:ascii="Wingdings" w:hAnsi="Wingdings" w:hint="default"/>
      </w:rPr>
    </w:lvl>
    <w:lvl w:ilvl="7" w:tplc="B2ECABC4" w:tentative="1">
      <w:start w:val="1"/>
      <w:numFmt w:val="bullet"/>
      <w:lvlText w:val=""/>
      <w:lvlJc w:val="left"/>
      <w:pPr>
        <w:tabs>
          <w:tab w:val="num" w:pos="5760"/>
        </w:tabs>
        <w:ind w:left="5760" w:hanging="360"/>
      </w:pPr>
      <w:rPr>
        <w:rFonts w:ascii="Wingdings" w:hAnsi="Wingdings" w:hint="default"/>
      </w:rPr>
    </w:lvl>
    <w:lvl w:ilvl="8" w:tplc="FB0461AC"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E514ED"/>
    <w:multiLevelType w:val="hybridMultilevel"/>
    <w:tmpl w:val="15C8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A64D0"/>
    <w:multiLevelType w:val="hybridMultilevel"/>
    <w:tmpl w:val="9E9061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E601B4"/>
    <w:multiLevelType w:val="hybridMultilevel"/>
    <w:tmpl w:val="0104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E501A8"/>
    <w:multiLevelType w:val="hybridMultilevel"/>
    <w:tmpl w:val="564C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1E198E"/>
    <w:multiLevelType w:val="hybridMultilevel"/>
    <w:tmpl w:val="39223C6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5"/>
  </w:num>
  <w:num w:numId="2">
    <w:abstractNumId w:val="8"/>
  </w:num>
  <w:num w:numId="3">
    <w:abstractNumId w:val="40"/>
  </w:num>
  <w:num w:numId="4">
    <w:abstractNumId w:val="18"/>
  </w:num>
  <w:num w:numId="5">
    <w:abstractNumId w:val="27"/>
  </w:num>
  <w:num w:numId="6">
    <w:abstractNumId w:val="13"/>
  </w:num>
  <w:num w:numId="7">
    <w:abstractNumId w:val="14"/>
  </w:num>
  <w:num w:numId="8">
    <w:abstractNumId w:val="14"/>
    <w:lvlOverride w:ilvl="0">
      <w:startOverride w:val="1"/>
    </w:lvlOverride>
  </w:num>
  <w:num w:numId="9">
    <w:abstractNumId w:val="7"/>
  </w:num>
  <w:num w:numId="10">
    <w:abstractNumId w:val="30"/>
  </w:num>
  <w:num w:numId="11">
    <w:abstractNumId w:val="46"/>
  </w:num>
  <w:num w:numId="12">
    <w:abstractNumId w:val="11"/>
  </w:num>
  <w:num w:numId="13">
    <w:abstractNumId w:val="24"/>
  </w:num>
  <w:num w:numId="14">
    <w:abstractNumId w:val="28"/>
  </w:num>
  <w:num w:numId="15">
    <w:abstractNumId w:val="10"/>
  </w:num>
  <w:num w:numId="16">
    <w:abstractNumId w:val="12"/>
  </w:num>
  <w:num w:numId="17">
    <w:abstractNumId w:val="39"/>
  </w:num>
  <w:num w:numId="18">
    <w:abstractNumId w:val="0"/>
  </w:num>
  <w:num w:numId="19">
    <w:abstractNumId w:val="19"/>
  </w:num>
  <w:num w:numId="20">
    <w:abstractNumId w:val="3"/>
  </w:num>
  <w:num w:numId="21">
    <w:abstractNumId w:val="32"/>
  </w:num>
  <w:num w:numId="22">
    <w:abstractNumId w:val="29"/>
  </w:num>
  <w:num w:numId="23">
    <w:abstractNumId w:val="43"/>
  </w:num>
  <w:num w:numId="24">
    <w:abstractNumId w:val="22"/>
  </w:num>
  <w:num w:numId="25">
    <w:abstractNumId w:val="37"/>
  </w:num>
  <w:num w:numId="26">
    <w:abstractNumId w:val="42"/>
  </w:num>
  <w:num w:numId="27">
    <w:abstractNumId w:val="1"/>
  </w:num>
  <w:num w:numId="28">
    <w:abstractNumId w:val="21"/>
  </w:num>
  <w:num w:numId="29">
    <w:abstractNumId w:val="17"/>
  </w:num>
  <w:num w:numId="30">
    <w:abstractNumId w:val="44"/>
  </w:num>
  <w:num w:numId="31">
    <w:abstractNumId w:val="9"/>
  </w:num>
  <w:num w:numId="32">
    <w:abstractNumId w:val="16"/>
  </w:num>
  <w:num w:numId="33">
    <w:abstractNumId w:val="25"/>
  </w:num>
  <w:num w:numId="34">
    <w:abstractNumId w:val="20"/>
  </w:num>
  <w:num w:numId="35">
    <w:abstractNumId w:val="34"/>
  </w:num>
  <w:num w:numId="36">
    <w:abstractNumId w:val="35"/>
  </w:num>
  <w:num w:numId="37">
    <w:abstractNumId w:val="2"/>
  </w:num>
  <w:num w:numId="38">
    <w:abstractNumId w:val="45"/>
  </w:num>
  <w:num w:numId="39">
    <w:abstractNumId w:val="36"/>
  </w:num>
  <w:num w:numId="40">
    <w:abstractNumId w:val="4"/>
  </w:num>
  <w:num w:numId="41">
    <w:abstractNumId w:val="5"/>
  </w:num>
  <w:num w:numId="42">
    <w:abstractNumId w:val="23"/>
  </w:num>
  <w:num w:numId="43">
    <w:abstractNumId w:val="38"/>
  </w:num>
  <w:num w:numId="44">
    <w:abstractNumId w:val="6"/>
  </w:num>
  <w:num w:numId="45">
    <w:abstractNumId w:val="33"/>
  </w:num>
  <w:num w:numId="46">
    <w:abstractNumId w:val="26"/>
  </w:num>
  <w:num w:numId="47">
    <w:abstractNumId w:val="31"/>
  </w:num>
  <w:num w:numId="48">
    <w:abstractNumId w:val="4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ashant Thomas">
    <w15:presenceInfo w15:providerId="Windows Live" w15:userId="4f31675bcc5676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zNjU1NjI3NTE0N7BQ0lEKTi0uzszPAykwrAUALbSAySwAAAA="/>
  </w:docVars>
  <w:rsids>
    <w:rsidRoot w:val="00B650A0"/>
    <w:rsid w:val="00002F50"/>
    <w:rsid w:val="000344CF"/>
    <w:rsid w:val="0004464B"/>
    <w:rsid w:val="00072A24"/>
    <w:rsid w:val="0007705E"/>
    <w:rsid w:val="000813F1"/>
    <w:rsid w:val="00091116"/>
    <w:rsid w:val="00095E80"/>
    <w:rsid w:val="000C2B6E"/>
    <w:rsid w:val="000D0F6C"/>
    <w:rsid w:val="000D2BB9"/>
    <w:rsid w:val="000E7D58"/>
    <w:rsid w:val="000F0395"/>
    <w:rsid w:val="000F3FCF"/>
    <w:rsid w:val="000F6E93"/>
    <w:rsid w:val="000F7921"/>
    <w:rsid w:val="00104F97"/>
    <w:rsid w:val="00107A85"/>
    <w:rsid w:val="00114BFE"/>
    <w:rsid w:val="00117D36"/>
    <w:rsid w:val="00122756"/>
    <w:rsid w:val="00122F83"/>
    <w:rsid w:val="00125F38"/>
    <w:rsid w:val="00127172"/>
    <w:rsid w:val="0014253D"/>
    <w:rsid w:val="0014322F"/>
    <w:rsid w:val="001449C5"/>
    <w:rsid w:val="00185F22"/>
    <w:rsid w:val="001919E0"/>
    <w:rsid w:val="00192C8E"/>
    <w:rsid w:val="00193E24"/>
    <w:rsid w:val="00194D45"/>
    <w:rsid w:val="00197CBD"/>
    <w:rsid w:val="001B43D5"/>
    <w:rsid w:val="001B5E7F"/>
    <w:rsid w:val="001C66E6"/>
    <w:rsid w:val="001D173F"/>
    <w:rsid w:val="001D59F6"/>
    <w:rsid w:val="0020477E"/>
    <w:rsid w:val="0022488A"/>
    <w:rsid w:val="0022615C"/>
    <w:rsid w:val="002330AA"/>
    <w:rsid w:val="002509BE"/>
    <w:rsid w:val="002527CE"/>
    <w:rsid w:val="002547A5"/>
    <w:rsid w:val="00273793"/>
    <w:rsid w:val="00280ADD"/>
    <w:rsid w:val="002833CB"/>
    <w:rsid w:val="00292C11"/>
    <w:rsid w:val="002A0490"/>
    <w:rsid w:val="002B4243"/>
    <w:rsid w:val="002C06DD"/>
    <w:rsid w:val="002D4685"/>
    <w:rsid w:val="002D5822"/>
    <w:rsid w:val="002E73AD"/>
    <w:rsid w:val="002F06D8"/>
    <w:rsid w:val="002F0815"/>
    <w:rsid w:val="002F22A8"/>
    <w:rsid w:val="00303599"/>
    <w:rsid w:val="0030730C"/>
    <w:rsid w:val="00312548"/>
    <w:rsid w:val="00315D9E"/>
    <w:rsid w:val="0034428C"/>
    <w:rsid w:val="00357B22"/>
    <w:rsid w:val="00374397"/>
    <w:rsid w:val="003B0F60"/>
    <w:rsid w:val="003C3088"/>
    <w:rsid w:val="003E1233"/>
    <w:rsid w:val="003E26E1"/>
    <w:rsid w:val="003E39CF"/>
    <w:rsid w:val="003F0E93"/>
    <w:rsid w:val="003F1578"/>
    <w:rsid w:val="0042125E"/>
    <w:rsid w:val="004214ED"/>
    <w:rsid w:val="00432010"/>
    <w:rsid w:val="00450FF7"/>
    <w:rsid w:val="00461DBC"/>
    <w:rsid w:val="0046405D"/>
    <w:rsid w:val="0046684B"/>
    <w:rsid w:val="00470349"/>
    <w:rsid w:val="00472648"/>
    <w:rsid w:val="00480A43"/>
    <w:rsid w:val="004873B5"/>
    <w:rsid w:val="004A3E01"/>
    <w:rsid w:val="004B6583"/>
    <w:rsid w:val="004C3EB4"/>
    <w:rsid w:val="004C5645"/>
    <w:rsid w:val="004C7165"/>
    <w:rsid w:val="004C7C03"/>
    <w:rsid w:val="004D7B17"/>
    <w:rsid w:val="004E5EDC"/>
    <w:rsid w:val="005042F0"/>
    <w:rsid w:val="005047F8"/>
    <w:rsid w:val="00506A3D"/>
    <w:rsid w:val="00510CFC"/>
    <w:rsid w:val="00513705"/>
    <w:rsid w:val="00515BE2"/>
    <w:rsid w:val="00516418"/>
    <w:rsid w:val="00521FBA"/>
    <w:rsid w:val="005253EF"/>
    <w:rsid w:val="00543D1E"/>
    <w:rsid w:val="00543F08"/>
    <w:rsid w:val="005514A5"/>
    <w:rsid w:val="0056280A"/>
    <w:rsid w:val="00563140"/>
    <w:rsid w:val="00573618"/>
    <w:rsid w:val="0058308A"/>
    <w:rsid w:val="005937DA"/>
    <w:rsid w:val="005971E0"/>
    <w:rsid w:val="005A3C19"/>
    <w:rsid w:val="005B177E"/>
    <w:rsid w:val="005B5CBF"/>
    <w:rsid w:val="005C52BF"/>
    <w:rsid w:val="005D3A12"/>
    <w:rsid w:val="005D6B4F"/>
    <w:rsid w:val="005E4312"/>
    <w:rsid w:val="005F78F5"/>
    <w:rsid w:val="0060788A"/>
    <w:rsid w:val="006149D2"/>
    <w:rsid w:val="00623AE6"/>
    <w:rsid w:val="00624C8B"/>
    <w:rsid w:val="006329EE"/>
    <w:rsid w:val="00634EC3"/>
    <w:rsid w:val="00637FCD"/>
    <w:rsid w:val="006408BE"/>
    <w:rsid w:val="006478CA"/>
    <w:rsid w:val="006652A2"/>
    <w:rsid w:val="00666E3A"/>
    <w:rsid w:val="006A073A"/>
    <w:rsid w:val="006A4E37"/>
    <w:rsid w:val="006A7187"/>
    <w:rsid w:val="006D1505"/>
    <w:rsid w:val="006D2BD1"/>
    <w:rsid w:val="006D7234"/>
    <w:rsid w:val="006F0D1C"/>
    <w:rsid w:val="006F2987"/>
    <w:rsid w:val="0070556D"/>
    <w:rsid w:val="00706356"/>
    <w:rsid w:val="007503BF"/>
    <w:rsid w:val="007670B6"/>
    <w:rsid w:val="00786488"/>
    <w:rsid w:val="007A7FB7"/>
    <w:rsid w:val="007D655F"/>
    <w:rsid w:val="007D788C"/>
    <w:rsid w:val="007E4872"/>
    <w:rsid w:val="007E4FBF"/>
    <w:rsid w:val="007E6EF9"/>
    <w:rsid w:val="00801F0C"/>
    <w:rsid w:val="0082515B"/>
    <w:rsid w:val="00836CAF"/>
    <w:rsid w:val="00842485"/>
    <w:rsid w:val="008513D7"/>
    <w:rsid w:val="00854397"/>
    <w:rsid w:val="00870F1E"/>
    <w:rsid w:val="008728DC"/>
    <w:rsid w:val="00875870"/>
    <w:rsid w:val="008758AE"/>
    <w:rsid w:val="00881FF0"/>
    <w:rsid w:val="00886BB3"/>
    <w:rsid w:val="008930F1"/>
    <w:rsid w:val="00895C1A"/>
    <w:rsid w:val="008A5338"/>
    <w:rsid w:val="008A58EA"/>
    <w:rsid w:val="008C3247"/>
    <w:rsid w:val="008C57F0"/>
    <w:rsid w:val="008F0931"/>
    <w:rsid w:val="008F70A2"/>
    <w:rsid w:val="0090193F"/>
    <w:rsid w:val="0090315F"/>
    <w:rsid w:val="00915478"/>
    <w:rsid w:val="009217D8"/>
    <w:rsid w:val="00935F5E"/>
    <w:rsid w:val="0094282A"/>
    <w:rsid w:val="0094454E"/>
    <w:rsid w:val="00961EF1"/>
    <w:rsid w:val="0097711B"/>
    <w:rsid w:val="0098347E"/>
    <w:rsid w:val="00995460"/>
    <w:rsid w:val="009A4482"/>
    <w:rsid w:val="009A77DC"/>
    <w:rsid w:val="009C5EE1"/>
    <w:rsid w:val="009D378E"/>
    <w:rsid w:val="009D4D05"/>
    <w:rsid w:val="009D6D3E"/>
    <w:rsid w:val="009E7D14"/>
    <w:rsid w:val="009F6F74"/>
    <w:rsid w:val="00A0647B"/>
    <w:rsid w:val="00A066BB"/>
    <w:rsid w:val="00A20C5A"/>
    <w:rsid w:val="00A33765"/>
    <w:rsid w:val="00A41207"/>
    <w:rsid w:val="00A4153A"/>
    <w:rsid w:val="00A436F8"/>
    <w:rsid w:val="00A533FB"/>
    <w:rsid w:val="00A72065"/>
    <w:rsid w:val="00A964C0"/>
    <w:rsid w:val="00AA1E48"/>
    <w:rsid w:val="00AA3EB9"/>
    <w:rsid w:val="00AB328C"/>
    <w:rsid w:val="00AC12CE"/>
    <w:rsid w:val="00AD0E66"/>
    <w:rsid w:val="00AD1594"/>
    <w:rsid w:val="00AD48F7"/>
    <w:rsid w:val="00AD600F"/>
    <w:rsid w:val="00AE0A6B"/>
    <w:rsid w:val="00AF53AF"/>
    <w:rsid w:val="00B02800"/>
    <w:rsid w:val="00B076E4"/>
    <w:rsid w:val="00B12E67"/>
    <w:rsid w:val="00B2032F"/>
    <w:rsid w:val="00B2344A"/>
    <w:rsid w:val="00B27572"/>
    <w:rsid w:val="00B30CD7"/>
    <w:rsid w:val="00B35DD8"/>
    <w:rsid w:val="00B40FDE"/>
    <w:rsid w:val="00B650A0"/>
    <w:rsid w:val="00B65600"/>
    <w:rsid w:val="00B661FB"/>
    <w:rsid w:val="00B665A0"/>
    <w:rsid w:val="00BA7457"/>
    <w:rsid w:val="00BB2937"/>
    <w:rsid w:val="00BB5E69"/>
    <w:rsid w:val="00BD0E4F"/>
    <w:rsid w:val="00BD2076"/>
    <w:rsid w:val="00BF5282"/>
    <w:rsid w:val="00C07957"/>
    <w:rsid w:val="00C21372"/>
    <w:rsid w:val="00C2467C"/>
    <w:rsid w:val="00C2760C"/>
    <w:rsid w:val="00C33C36"/>
    <w:rsid w:val="00C52B17"/>
    <w:rsid w:val="00C54430"/>
    <w:rsid w:val="00C70B93"/>
    <w:rsid w:val="00C80A1C"/>
    <w:rsid w:val="00C93124"/>
    <w:rsid w:val="00C947A3"/>
    <w:rsid w:val="00CA6CD5"/>
    <w:rsid w:val="00CF2BCA"/>
    <w:rsid w:val="00CF5C73"/>
    <w:rsid w:val="00D100E8"/>
    <w:rsid w:val="00D31DB3"/>
    <w:rsid w:val="00D440D8"/>
    <w:rsid w:val="00D47F47"/>
    <w:rsid w:val="00D47F79"/>
    <w:rsid w:val="00D54D03"/>
    <w:rsid w:val="00D57E42"/>
    <w:rsid w:val="00D760E5"/>
    <w:rsid w:val="00D81F54"/>
    <w:rsid w:val="00D82EAF"/>
    <w:rsid w:val="00DB3DF7"/>
    <w:rsid w:val="00DB79BB"/>
    <w:rsid w:val="00DD639E"/>
    <w:rsid w:val="00E00541"/>
    <w:rsid w:val="00E06E80"/>
    <w:rsid w:val="00E1526D"/>
    <w:rsid w:val="00E17E36"/>
    <w:rsid w:val="00E20A80"/>
    <w:rsid w:val="00E222B8"/>
    <w:rsid w:val="00E32104"/>
    <w:rsid w:val="00E41463"/>
    <w:rsid w:val="00E50940"/>
    <w:rsid w:val="00E52089"/>
    <w:rsid w:val="00E54AE6"/>
    <w:rsid w:val="00E62314"/>
    <w:rsid w:val="00E73710"/>
    <w:rsid w:val="00E9745C"/>
    <w:rsid w:val="00EA0922"/>
    <w:rsid w:val="00EE7B88"/>
    <w:rsid w:val="00F01E18"/>
    <w:rsid w:val="00F06E59"/>
    <w:rsid w:val="00F109A8"/>
    <w:rsid w:val="00F1534B"/>
    <w:rsid w:val="00F24675"/>
    <w:rsid w:val="00F2498D"/>
    <w:rsid w:val="00F27039"/>
    <w:rsid w:val="00F365A2"/>
    <w:rsid w:val="00F36CB2"/>
    <w:rsid w:val="00F41284"/>
    <w:rsid w:val="00F54EFF"/>
    <w:rsid w:val="00F618F9"/>
    <w:rsid w:val="00F72C45"/>
    <w:rsid w:val="00F823C4"/>
    <w:rsid w:val="00F94E67"/>
    <w:rsid w:val="00F97E46"/>
    <w:rsid w:val="00FB4F2A"/>
    <w:rsid w:val="00FC1A96"/>
    <w:rsid w:val="00FC3DBC"/>
    <w:rsid w:val="00FD71E0"/>
    <w:rsid w:val="00FD77FB"/>
    <w:rsid w:val="00FD7D9D"/>
    <w:rsid w:val="00FE55A1"/>
    <w:rsid w:val="00FF7A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E580C0-C99B-4850-8637-4E2D60FC2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0" w:unhideWhenUsed="1"/>
    <w:lsdException w:name="List Paragraph" w:uiPriority="34" w:qFormat="1"/>
    <w:lsdException w:name="Quote" w:uiPriority="0"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Pr>
      <w:sz w:val="24"/>
      <w:szCs w:val="24"/>
    </w:rPr>
  </w:style>
  <w:style w:type="paragraph" w:styleId="Heading1">
    <w:name w:val="heading 1"/>
    <w:aliases w:val=". (1.0),§1.,Heading 0"/>
    <w:basedOn w:val="Normal"/>
    <w:next w:val="Normal"/>
    <w:link w:val="Heading1Char"/>
    <w:qFormat/>
    <w:rsid w:val="002F06D8"/>
    <w:pPr>
      <w:keepNext/>
      <w:pageBreakBefore/>
      <w:numPr>
        <w:numId w:val="7"/>
      </w:numPr>
      <w:spacing w:before="240" w:after="60"/>
      <w:outlineLvl w:val="0"/>
    </w:pPr>
    <w:rPr>
      <w:rFonts w:eastAsia="MS P????" w:cs="Times New Roman"/>
      <w:b/>
      <w:bCs/>
      <w:snapToGrid w:val="0"/>
      <w:kern w:val="28"/>
      <w:sz w:val="28"/>
      <w:szCs w:val="28"/>
      <w:lang w:eastAsia="de-DE"/>
    </w:rPr>
  </w:style>
  <w:style w:type="paragraph" w:styleId="Heading2">
    <w:name w:val="heading 2"/>
    <w:basedOn w:val="Normal"/>
    <w:next w:val="Normal"/>
    <w:link w:val="Heading2Char"/>
    <w:qFormat/>
    <w:rsid w:val="002F06D8"/>
    <w:pPr>
      <w:keepNext/>
      <w:numPr>
        <w:ilvl w:val="1"/>
        <w:numId w:val="7"/>
      </w:numPr>
      <w:spacing w:before="240" w:after="60"/>
      <w:ind w:right="22"/>
      <w:outlineLvl w:val="1"/>
    </w:pPr>
    <w:rPr>
      <w:rFonts w:ascii="Arial" w:eastAsia="Times New Roman" w:hAnsi="Arial"/>
      <w:b/>
      <w:bCs/>
      <w:i/>
      <w:iCs/>
    </w:rPr>
  </w:style>
  <w:style w:type="paragraph" w:styleId="Heading3">
    <w:name w:val="heading 3"/>
    <w:basedOn w:val="Normal"/>
    <w:next w:val="Normal"/>
    <w:link w:val="Heading3Char"/>
    <w:qFormat/>
    <w:rsid w:val="002F06D8"/>
    <w:pPr>
      <w:keepNext/>
      <w:numPr>
        <w:ilvl w:val="2"/>
        <w:numId w:val="7"/>
      </w:numPr>
      <w:spacing w:before="240" w:after="60"/>
      <w:outlineLvl w:val="2"/>
    </w:pPr>
    <w:rPr>
      <w:rFonts w:ascii="Arial" w:eastAsia="Times New Roman" w:hAnsi="Arial"/>
    </w:rPr>
  </w:style>
  <w:style w:type="paragraph" w:styleId="Heading4">
    <w:name w:val="heading 4"/>
    <w:basedOn w:val="Normal"/>
    <w:next w:val="Normal"/>
    <w:link w:val="Heading4Char"/>
    <w:qFormat/>
    <w:rsid w:val="002F06D8"/>
    <w:pPr>
      <w:keepNext/>
      <w:numPr>
        <w:ilvl w:val="3"/>
        <w:numId w:val="7"/>
      </w:numPr>
      <w:spacing w:before="240" w:after="60"/>
      <w:outlineLvl w:val="3"/>
    </w:pPr>
    <w:rPr>
      <w:rFonts w:eastAsia="Times New Roman" w:cs="Times New Roman"/>
      <w:b/>
      <w:bCs/>
    </w:rPr>
  </w:style>
  <w:style w:type="paragraph" w:styleId="Heading5">
    <w:name w:val="heading 5"/>
    <w:basedOn w:val="Normal"/>
    <w:next w:val="Normal"/>
    <w:link w:val="Heading5Char"/>
    <w:qFormat/>
    <w:rsid w:val="002F06D8"/>
    <w:pPr>
      <w:spacing w:before="200" w:line="276" w:lineRule="auto"/>
      <w:outlineLvl w:val="4"/>
    </w:pPr>
    <w:rPr>
      <w:rFonts w:eastAsia="Times New Roman" w:cs="Times New Roman"/>
      <w:smallCaps/>
      <w:color w:val="800000"/>
      <w:spacing w:val="10"/>
      <w:sz w:val="22"/>
      <w:szCs w:val="22"/>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diumGrid21">
    <w:name w:val="Medium Grid 21"/>
    <w:link w:val="MediumGrid2Char"/>
    <w:uiPriority w:val="1"/>
    <w:qFormat/>
    <w:rsid w:val="007D788C"/>
    <w:rPr>
      <w:rFonts w:eastAsia="Times New Roman"/>
      <w:sz w:val="22"/>
      <w:szCs w:val="22"/>
      <w:lang w:eastAsia="zh-CN"/>
    </w:rPr>
  </w:style>
  <w:style w:type="character" w:customStyle="1" w:styleId="MediumGrid2Char">
    <w:name w:val="Medium Grid 2 Char"/>
    <w:link w:val="MediumGrid21"/>
    <w:uiPriority w:val="1"/>
    <w:rsid w:val="007D788C"/>
    <w:rPr>
      <w:rFonts w:eastAsia="Times New Roman"/>
      <w:sz w:val="22"/>
      <w:szCs w:val="22"/>
      <w:lang w:eastAsia="zh-CN"/>
    </w:rPr>
  </w:style>
  <w:style w:type="paragraph" w:styleId="Header">
    <w:name w:val="header"/>
    <w:basedOn w:val="Normal"/>
    <w:link w:val="HeaderChar"/>
    <w:unhideWhenUsed/>
    <w:rsid w:val="007D788C"/>
    <w:pPr>
      <w:tabs>
        <w:tab w:val="center" w:pos="4680"/>
        <w:tab w:val="right" w:pos="9360"/>
      </w:tabs>
    </w:pPr>
  </w:style>
  <w:style w:type="character" w:customStyle="1" w:styleId="HeaderChar">
    <w:name w:val="Header Char"/>
    <w:basedOn w:val="DefaultParagraphFont"/>
    <w:link w:val="Header"/>
    <w:rsid w:val="007D788C"/>
  </w:style>
  <w:style w:type="paragraph" w:styleId="Footer">
    <w:name w:val="footer"/>
    <w:basedOn w:val="Normal"/>
    <w:link w:val="FooterChar"/>
    <w:unhideWhenUsed/>
    <w:rsid w:val="007D788C"/>
    <w:pPr>
      <w:tabs>
        <w:tab w:val="center" w:pos="4680"/>
        <w:tab w:val="right" w:pos="9360"/>
      </w:tabs>
    </w:pPr>
  </w:style>
  <w:style w:type="character" w:customStyle="1" w:styleId="FooterChar">
    <w:name w:val="Footer Char"/>
    <w:basedOn w:val="DefaultParagraphFont"/>
    <w:link w:val="Footer"/>
    <w:rsid w:val="007D788C"/>
  </w:style>
  <w:style w:type="character" w:styleId="CommentReference">
    <w:name w:val="annotation reference"/>
    <w:uiPriority w:val="99"/>
    <w:semiHidden/>
    <w:unhideWhenUsed/>
    <w:rsid w:val="00B2344A"/>
    <w:rPr>
      <w:sz w:val="18"/>
      <w:szCs w:val="18"/>
    </w:rPr>
  </w:style>
  <w:style w:type="paragraph" w:styleId="CommentText">
    <w:name w:val="annotation text"/>
    <w:basedOn w:val="Normal"/>
    <w:link w:val="CommentTextChar"/>
    <w:unhideWhenUsed/>
    <w:rsid w:val="00B2344A"/>
  </w:style>
  <w:style w:type="character" w:customStyle="1" w:styleId="CommentTextChar">
    <w:name w:val="Comment Text Char"/>
    <w:basedOn w:val="DefaultParagraphFont"/>
    <w:link w:val="CommentText"/>
    <w:rsid w:val="00B2344A"/>
  </w:style>
  <w:style w:type="paragraph" w:styleId="CommentSubject">
    <w:name w:val="annotation subject"/>
    <w:basedOn w:val="CommentText"/>
    <w:next w:val="CommentText"/>
    <w:link w:val="CommentSubjectChar"/>
    <w:uiPriority w:val="99"/>
    <w:semiHidden/>
    <w:unhideWhenUsed/>
    <w:rsid w:val="00B2344A"/>
    <w:rPr>
      <w:b/>
      <w:bCs/>
      <w:sz w:val="20"/>
      <w:szCs w:val="20"/>
    </w:rPr>
  </w:style>
  <w:style w:type="character" w:customStyle="1" w:styleId="CommentSubjectChar">
    <w:name w:val="Comment Subject Char"/>
    <w:link w:val="CommentSubject"/>
    <w:rsid w:val="00B2344A"/>
    <w:rPr>
      <w:b/>
      <w:bCs/>
      <w:sz w:val="20"/>
      <w:szCs w:val="20"/>
    </w:rPr>
  </w:style>
  <w:style w:type="paragraph" w:styleId="BalloonText">
    <w:name w:val="Balloon Text"/>
    <w:basedOn w:val="Normal"/>
    <w:link w:val="BalloonTextChar"/>
    <w:unhideWhenUsed/>
    <w:rsid w:val="00B2344A"/>
    <w:rPr>
      <w:rFonts w:ascii="Times New Roman" w:hAnsi="Times New Roman" w:cs="Times New Roman"/>
      <w:sz w:val="18"/>
      <w:szCs w:val="18"/>
    </w:rPr>
  </w:style>
  <w:style w:type="character" w:customStyle="1" w:styleId="BalloonTextChar">
    <w:name w:val="Balloon Text Char"/>
    <w:link w:val="BalloonText"/>
    <w:rsid w:val="00B2344A"/>
    <w:rPr>
      <w:rFonts w:ascii="Times New Roman" w:hAnsi="Times New Roman" w:cs="Times New Roman"/>
      <w:sz w:val="18"/>
      <w:szCs w:val="18"/>
    </w:rPr>
  </w:style>
  <w:style w:type="character" w:customStyle="1" w:styleId="Heading1Char">
    <w:name w:val="Heading 1 Char"/>
    <w:aliases w:val=". (1.0) Char,§1. Char,Heading 0 Char"/>
    <w:basedOn w:val="DefaultParagraphFont"/>
    <w:link w:val="Heading1"/>
    <w:rsid w:val="002F06D8"/>
    <w:rPr>
      <w:rFonts w:eastAsia="MS P????" w:cs="Times New Roman"/>
      <w:b/>
      <w:bCs/>
      <w:snapToGrid w:val="0"/>
      <w:kern w:val="28"/>
      <w:sz w:val="28"/>
      <w:szCs w:val="28"/>
      <w:lang w:eastAsia="de-DE"/>
    </w:rPr>
  </w:style>
  <w:style w:type="character" w:customStyle="1" w:styleId="Heading2Char">
    <w:name w:val="Heading 2 Char"/>
    <w:basedOn w:val="DefaultParagraphFont"/>
    <w:link w:val="Heading2"/>
    <w:rsid w:val="002F06D8"/>
    <w:rPr>
      <w:rFonts w:ascii="Arial" w:eastAsia="Times New Roman" w:hAnsi="Arial"/>
      <w:b/>
      <w:bCs/>
      <w:i/>
      <w:iCs/>
      <w:sz w:val="24"/>
      <w:szCs w:val="24"/>
    </w:rPr>
  </w:style>
  <w:style w:type="character" w:customStyle="1" w:styleId="Heading3Char">
    <w:name w:val="Heading 3 Char"/>
    <w:basedOn w:val="DefaultParagraphFont"/>
    <w:link w:val="Heading3"/>
    <w:rsid w:val="002F06D8"/>
    <w:rPr>
      <w:rFonts w:ascii="Arial" w:eastAsia="Times New Roman" w:hAnsi="Arial"/>
      <w:sz w:val="24"/>
      <w:szCs w:val="24"/>
    </w:rPr>
  </w:style>
  <w:style w:type="character" w:customStyle="1" w:styleId="Heading4Char">
    <w:name w:val="Heading 4 Char"/>
    <w:basedOn w:val="DefaultParagraphFont"/>
    <w:link w:val="Heading4"/>
    <w:rsid w:val="002F06D8"/>
    <w:rPr>
      <w:rFonts w:eastAsia="Times New Roman" w:cs="Times New Roman"/>
      <w:b/>
      <w:bCs/>
      <w:sz w:val="24"/>
      <w:szCs w:val="24"/>
    </w:rPr>
  </w:style>
  <w:style w:type="character" w:customStyle="1" w:styleId="Heading5Char">
    <w:name w:val="Heading 5 Char"/>
    <w:basedOn w:val="DefaultParagraphFont"/>
    <w:link w:val="Heading5"/>
    <w:rsid w:val="002F06D8"/>
    <w:rPr>
      <w:rFonts w:eastAsia="Times New Roman" w:cs="Times New Roman"/>
      <w:smallCaps/>
      <w:color w:val="800000"/>
      <w:spacing w:val="10"/>
      <w:sz w:val="22"/>
      <w:szCs w:val="22"/>
      <w:lang w:eastAsia="de-DE"/>
    </w:rPr>
  </w:style>
  <w:style w:type="paragraph" w:customStyle="1" w:styleId="berschrift1101Heading0">
    <w:name w:val="Überschrift 1.. (1.0).§1..Heading 0"/>
    <w:rsid w:val="002F06D8"/>
    <w:pPr>
      <w:spacing w:before="300" w:after="40" w:line="276" w:lineRule="auto"/>
      <w:outlineLvl w:val="0"/>
    </w:pPr>
    <w:rPr>
      <w:rFonts w:eastAsia="Times New Roman" w:cs="Times New Roman"/>
      <w:b/>
      <w:bCs/>
      <w:smallCaps/>
      <w:spacing w:val="5"/>
      <w:sz w:val="32"/>
      <w:szCs w:val="32"/>
      <w:lang w:eastAsia="de-DE"/>
    </w:rPr>
  </w:style>
  <w:style w:type="paragraph" w:customStyle="1" w:styleId="berschrift2111111">
    <w:name w:val="Überschrift 2.. (1.1).§1.1..§1.1"/>
    <w:rsid w:val="002F06D8"/>
    <w:pPr>
      <w:spacing w:before="480" w:after="80" w:line="276" w:lineRule="auto"/>
      <w:outlineLvl w:val="1"/>
    </w:pPr>
    <w:rPr>
      <w:rFonts w:eastAsia="Times New Roman" w:cs="Times New Roman"/>
      <w:smallCaps/>
      <w:spacing w:val="5"/>
      <w:sz w:val="28"/>
      <w:szCs w:val="28"/>
      <w:u w:val="single"/>
      <w:lang w:eastAsia="de-DE"/>
    </w:rPr>
  </w:style>
  <w:style w:type="paragraph" w:customStyle="1" w:styleId="berschrift3111111111">
    <w:name w:val="Überschrift 3.. (1.1.1).§1.1.1..§1.1.1"/>
    <w:rsid w:val="002F06D8"/>
    <w:pPr>
      <w:spacing w:line="276" w:lineRule="auto"/>
      <w:outlineLvl w:val="2"/>
    </w:pPr>
    <w:rPr>
      <w:rFonts w:eastAsia="Times New Roman" w:cs="Times New Roman"/>
      <w:smallCaps/>
      <w:spacing w:val="5"/>
      <w:sz w:val="24"/>
      <w:szCs w:val="24"/>
      <w:lang w:eastAsia="de-DE"/>
    </w:rPr>
  </w:style>
  <w:style w:type="paragraph" w:customStyle="1" w:styleId="berschrift41111A11111111">
    <w:name w:val="Überschrift 4.. (1.1.1.1).. (A.).§1.1.1.1..§1.1.1.1"/>
    <w:rsid w:val="002F06D8"/>
    <w:pPr>
      <w:spacing w:before="240" w:line="276" w:lineRule="auto"/>
      <w:outlineLvl w:val="3"/>
    </w:pPr>
    <w:rPr>
      <w:rFonts w:eastAsia="Times New Roman" w:cs="Times New Roman"/>
      <w:smallCaps/>
      <w:spacing w:val="10"/>
      <w:sz w:val="22"/>
      <w:szCs w:val="22"/>
      <w:lang w:eastAsia="de-DE"/>
    </w:rPr>
  </w:style>
  <w:style w:type="paragraph" w:customStyle="1" w:styleId="berschrift6H6Heading61">
    <w:name w:val="Überschrift 6.H6.Heading 61"/>
    <w:rsid w:val="002F06D8"/>
    <w:pPr>
      <w:spacing w:line="276" w:lineRule="auto"/>
      <w:outlineLvl w:val="5"/>
    </w:pPr>
    <w:rPr>
      <w:rFonts w:eastAsia="Times New Roman" w:cs="Times New Roman"/>
      <w:smallCaps/>
      <w:color w:val="808080"/>
      <w:spacing w:val="5"/>
      <w:sz w:val="22"/>
      <w:szCs w:val="22"/>
      <w:lang w:eastAsia="de-DE"/>
    </w:rPr>
  </w:style>
  <w:style w:type="paragraph" w:customStyle="1" w:styleId="berschrift7H7AnnexureHeading1appendixAppend">
    <w:name w:val="Überschrift 7.H7.Annexure Heading 1.appendix.Append"/>
    <w:rsid w:val="002F06D8"/>
    <w:pPr>
      <w:spacing w:line="276" w:lineRule="auto"/>
      <w:outlineLvl w:val="6"/>
    </w:pPr>
    <w:rPr>
      <w:rFonts w:eastAsia="Times New Roman" w:cs="Times New Roman"/>
      <w:b/>
      <w:bCs/>
      <w:smallCaps/>
      <w:color w:val="808080"/>
      <w:spacing w:val="10"/>
      <w:lang w:eastAsia="de-DE"/>
    </w:rPr>
  </w:style>
  <w:style w:type="paragraph" w:customStyle="1" w:styleId="berschrift8H8Appendix">
    <w:name w:val="Überschrift 8.H8.Appendix"/>
    <w:rsid w:val="002F06D8"/>
    <w:pPr>
      <w:spacing w:line="276" w:lineRule="auto"/>
      <w:outlineLvl w:val="7"/>
    </w:pPr>
    <w:rPr>
      <w:rFonts w:eastAsia="Times New Roman" w:cs="Times New Roman"/>
      <w:b/>
      <w:bCs/>
      <w:i/>
      <w:iCs/>
      <w:smallCaps/>
      <w:color w:val="800000"/>
      <w:lang w:eastAsia="de-DE"/>
    </w:rPr>
  </w:style>
  <w:style w:type="paragraph" w:customStyle="1" w:styleId="berschrift9H9Bodytextindentbulleted2append">
    <w:name w:val="Überschrift 9.H9.Body text indent bulleted 2.append"/>
    <w:rsid w:val="002F06D8"/>
    <w:pPr>
      <w:spacing w:line="276" w:lineRule="auto"/>
      <w:outlineLvl w:val="8"/>
    </w:pPr>
    <w:rPr>
      <w:rFonts w:eastAsia="Times New Roman" w:cs="Times New Roman"/>
      <w:b/>
      <w:bCs/>
      <w:i/>
      <w:iCs/>
      <w:smallCaps/>
      <w:color w:val="800000"/>
      <w:lang w:eastAsia="de-DE"/>
    </w:rPr>
  </w:style>
  <w:style w:type="paragraph" w:customStyle="1" w:styleId="Noparagraphstyle">
    <w:name w:val="[No paragraph style]"/>
    <w:rsid w:val="002F06D8"/>
    <w:pPr>
      <w:widowControl w:val="0"/>
      <w:spacing w:after="200" w:line="288" w:lineRule="auto"/>
      <w:jc w:val="both"/>
    </w:pPr>
    <w:rPr>
      <w:rFonts w:eastAsia="Times New Roman" w:cs="Times New Roman"/>
      <w:color w:val="000000"/>
      <w:sz w:val="24"/>
      <w:szCs w:val="24"/>
      <w:lang w:eastAsia="de-DE"/>
    </w:rPr>
  </w:style>
  <w:style w:type="character" w:styleId="Hyperlink">
    <w:name w:val="Hyperlink"/>
    <w:uiPriority w:val="99"/>
    <w:rsid w:val="002F06D8"/>
    <w:rPr>
      <w:color w:val="0000FF"/>
      <w:u w:val="single"/>
    </w:rPr>
  </w:style>
  <w:style w:type="paragraph" w:customStyle="1" w:styleId="TableCellBodyText">
    <w:name w:val="Table Cell Body Text"/>
    <w:rsid w:val="002F06D8"/>
    <w:pPr>
      <w:keepLines/>
      <w:widowControl w:val="0"/>
      <w:tabs>
        <w:tab w:val="left" w:pos="454"/>
      </w:tabs>
      <w:spacing w:before="60" w:after="60" w:line="276" w:lineRule="auto"/>
      <w:jc w:val="both"/>
    </w:pPr>
    <w:rPr>
      <w:rFonts w:ascii="Arial" w:eastAsia="Times New Roman" w:hAnsi="Arial"/>
      <w:sz w:val="18"/>
      <w:szCs w:val="18"/>
      <w:lang w:val="en-AU" w:eastAsia="de-DE"/>
    </w:rPr>
  </w:style>
  <w:style w:type="paragraph" w:styleId="Caption">
    <w:name w:val="caption"/>
    <w:basedOn w:val="Normal"/>
    <w:next w:val="Normal"/>
    <w:qFormat/>
    <w:rsid w:val="002F06D8"/>
    <w:pPr>
      <w:spacing w:after="200" w:line="276" w:lineRule="auto"/>
      <w:jc w:val="both"/>
    </w:pPr>
    <w:rPr>
      <w:rFonts w:eastAsia="Times New Roman" w:cs="Times New Roman"/>
      <w:b/>
      <w:bCs/>
      <w:caps/>
      <w:sz w:val="16"/>
      <w:szCs w:val="16"/>
      <w:lang w:eastAsia="de-DE"/>
    </w:rPr>
  </w:style>
  <w:style w:type="paragraph" w:styleId="DocumentMap">
    <w:name w:val="Document Map"/>
    <w:basedOn w:val="Normal"/>
    <w:link w:val="DocumentMapChar"/>
    <w:semiHidden/>
    <w:rsid w:val="002F06D8"/>
    <w:pPr>
      <w:shd w:val="clear" w:color="auto" w:fill="000080"/>
      <w:spacing w:after="200" w:line="276" w:lineRule="auto"/>
      <w:jc w:val="both"/>
    </w:pPr>
    <w:rPr>
      <w:rFonts w:ascii="Tahoma" w:eastAsia="Times New Roman" w:hAnsi="Tahoma" w:cs="Tahoma"/>
      <w:sz w:val="20"/>
      <w:szCs w:val="20"/>
      <w:lang w:eastAsia="de-DE"/>
    </w:rPr>
  </w:style>
  <w:style w:type="character" w:customStyle="1" w:styleId="DocumentMapChar">
    <w:name w:val="Document Map Char"/>
    <w:basedOn w:val="DefaultParagraphFont"/>
    <w:link w:val="DocumentMap"/>
    <w:semiHidden/>
    <w:rsid w:val="002F06D8"/>
    <w:rPr>
      <w:rFonts w:ascii="Tahoma" w:eastAsia="Times New Roman" w:hAnsi="Tahoma" w:cs="Tahoma"/>
      <w:shd w:val="clear" w:color="auto" w:fill="000080"/>
      <w:lang w:eastAsia="de-DE"/>
    </w:rPr>
  </w:style>
  <w:style w:type="paragraph" w:customStyle="1" w:styleId="a">
    <w:name w:val="_"/>
    <w:rsid w:val="002F06D8"/>
    <w:pPr>
      <w:spacing w:after="200" w:line="276" w:lineRule="auto"/>
      <w:ind w:firstLine="709"/>
      <w:jc w:val="both"/>
    </w:pPr>
    <w:rPr>
      <w:rFonts w:ascii="Arial" w:eastAsia="Times New Roman" w:hAnsi="Arial"/>
      <w:sz w:val="24"/>
      <w:szCs w:val="24"/>
      <w:lang w:val="ru-RU" w:eastAsia="de-DE"/>
    </w:rPr>
  </w:style>
  <w:style w:type="paragraph" w:styleId="BodyText">
    <w:name w:val="Body Text"/>
    <w:basedOn w:val="Normal"/>
    <w:link w:val="BodyTextChar"/>
    <w:semiHidden/>
    <w:rsid w:val="002F06D8"/>
    <w:pPr>
      <w:spacing w:after="200" w:line="276" w:lineRule="auto"/>
      <w:ind w:firstLine="709"/>
      <w:jc w:val="both"/>
    </w:pPr>
    <w:rPr>
      <w:rFonts w:ascii="Arial" w:eastAsia="Times New Roman" w:hAnsi="Arial"/>
      <w:b/>
      <w:bCs/>
      <w:i/>
      <w:iCs/>
      <w:sz w:val="18"/>
      <w:szCs w:val="18"/>
      <w:lang w:val="ru-RU" w:eastAsia="de-DE"/>
    </w:rPr>
  </w:style>
  <w:style w:type="character" w:customStyle="1" w:styleId="BodyTextChar">
    <w:name w:val="Body Text Char"/>
    <w:basedOn w:val="DefaultParagraphFont"/>
    <w:link w:val="BodyText"/>
    <w:semiHidden/>
    <w:rsid w:val="002F06D8"/>
    <w:rPr>
      <w:rFonts w:ascii="Arial" w:eastAsia="Times New Roman" w:hAnsi="Arial"/>
      <w:b/>
      <w:bCs/>
      <w:i/>
      <w:iCs/>
      <w:sz w:val="18"/>
      <w:szCs w:val="18"/>
      <w:lang w:val="ru-RU" w:eastAsia="de-DE"/>
    </w:rPr>
  </w:style>
  <w:style w:type="character" w:styleId="PageNumber">
    <w:name w:val="page number"/>
    <w:semiHidden/>
    <w:rsid w:val="002F06D8"/>
  </w:style>
  <w:style w:type="paragraph" w:styleId="Subtitle">
    <w:name w:val="Subtitle"/>
    <w:basedOn w:val="Normal"/>
    <w:link w:val="SubtitleChar"/>
    <w:qFormat/>
    <w:rsid w:val="002F06D8"/>
    <w:pPr>
      <w:spacing w:after="720"/>
      <w:jc w:val="right"/>
    </w:pPr>
    <w:rPr>
      <w:rFonts w:ascii="Cambria" w:eastAsia="Times New Roman" w:hAnsi="Cambria" w:cs="Times New Roman"/>
      <w:sz w:val="20"/>
      <w:szCs w:val="20"/>
      <w:lang w:eastAsia="de-DE"/>
    </w:rPr>
  </w:style>
  <w:style w:type="character" w:customStyle="1" w:styleId="SubtitleChar">
    <w:name w:val="Subtitle Char"/>
    <w:basedOn w:val="DefaultParagraphFont"/>
    <w:link w:val="Subtitle"/>
    <w:rsid w:val="002F06D8"/>
    <w:rPr>
      <w:rFonts w:ascii="Cambria" w:eastAsia="Times New Roman" w:hAnsi="Cambria" w:cs="Times New Roman"/>
      <w:lang w:eastAsia="de-DE"/>
    </w:rPr>
  </w:style>
  <w:style w:type="paragraph" w:customStyle="1" w:styleId="Body1">
    <w:name w:val="Body1"/>
    <w:rsid w:val="002F06D8"/>
    <w:pPr>
      <w:spacing w:after="200" w:line="276" w:lineRule="auto"/>
      <w:jc w:val="both"/>
    </w:pPr>
    <w:rPr>
      <w:rFonts w:ascii="Times New Roman" w:eastAsia="Times New Roman" w:hAnsi="Times New Roman" w:cs="Times New Roman"/>
      <w:sz w:val="22"/>
      <w:szCs w:val="22"/>
      <w:lang w:val="en-GB" w:eastAsia="de-DE"/>
    </w:rPr>
  </w:style>
  <w:style w:type="paragraph" w:styleId="TOC1">
    <w:name w:val="toc 1"/>
    <w:basedOn w:val="Normal"/>
    <w:next w:val="Normal"/>
    <w:autoRedefine/>
    <w:uiPriority w:val="39"/>
    <w:qFormat/>
    <w:rsid w:val="002F06D8"/>
    <w:pPr>
      <w:spacing w:before="120" w:after="120"/>
    </w:pPr>
    <w:rPr>
      <w:rFonts w:eastAsia="Times New Roman" w:cs="Times New Roman"/>
      <w:b/>
      <w:bCs/>
      <w:caps/>
      <w:sz w:val="20"/>
    </w:rPr>
  </w:style>
  <w:style w:type="paragraph" w:styleId="TOC2">
    <w:name w:val="toc 2"/>
    <w:basedOn w:val="TOC1"/>
    <w:next w:val="Normal"/>
    <w:autoRedefine/>
    <w:uiPriority w:val="39"/>
    <w:qFormat/>
    <w:rsid w:val="002F06D8"/>
    <w:pPr>
      <w:tabs>
        <w:tab w:val="left" w:pos="1000"/>
        <w:tab w:val="right" w:leader="dot" w:pos="9345"/>
      </w:tabs>
      <w:spacing w:before="0" w:after="0"/>
      <w:ind w:left="200"/>
    </w:pPr>
    <w:rPr>
      <w:b w:val="0"/>
      <w:bCs w:val="0"/>
      <w:caps w:val="0"/>
      <w:smallCaps/>
      <w:noProof/>
      <w:szCs w:val="20"/>
      <w:lang w:bidi="ar-AE"/>
    </w:rPr>
  </w:style>
  <w:style w:type="paragraph" w:styleId="TOC3">
    <w:name w:val="toc 3"/>
    <w:basedOn w:val="TOC2"/>
    <w:next w:val="Normal"/>
    <w:autoRedefine/>
    <w:uiPriority w:val="39"/>
    <w:qFormat/>
    <w:rsid w:val="002F06D8"/>
    <w:pPr>
      <w:ind w:left="400"/>
    </w:pPr>
    <w:rPr>
      <w:i/>
      <w:iCs/>
      <w:smallCaps w:val="0"/>
    </w:rPr>
  </w:style>
  <w:style w:type="paragraph" w:styleId="TOC4">
    <w:name w:val="toc 4"/>
    <w:basedOn w:val="TOC3"/>
    <w:next w:val="Normal"/>
    <w:autoRedefine/>
    <w:uiPriority w:val="39"/>
    <w:rsid w:val="002F06D8"/>
    <w:pPr>
      <w:ind w:left="600"/>
    </w:pPr>
    <w:rPr>
      <w:i w:val="0"/>
      <w:iCs w:val="0"/>
      <w:sz w:val="18"/>
      <w:szCs w:val="21"/>
    </w:rPr>
  </w:style>
  <w:style w:type="paragraph" w:styleId="TOC5">
    <w:name w:val="toc 5"/>
    <w:basedOn w:val="Normal"/>
    <w:next w:val="Normal"/>
    <w:autoRedefine/>
    <w:uiPriority w:val="39"/>
    <w:rsid w:val="002F06D8"/>
    <w:pPr>
      <w:ind w:left="800"/>
    </w:pPr>
    <w:rPr>
      <w:rFonts w:eastAsia="Times New Roman" w:cs="Times New Roman"/>
      <w:sz w:val="18"/>
      <w:szCs w:val="21"/>
    </w:rPr>
  </w:style>
  <w:style w:type="paragraph" w:styleId="TOC6">
    <w:name w:val="toc 6"/>
    <w:basedOn w:val="Normal"/>
    <w:next w:val="Normal"/>
    <w:autoRedefine/>
    <w:uiPriority w:val="39"/>
    <w:rsid w:val="002F06D8"/>
    <w:pPr>
      <w:ind w:left="1000"/>
    </w:pPr>
    <w:rPr>
      <w:rFonts w:eastAsia="Times New Roman" w:cs="Times New Roman"/>
      <w:sz w:val="18"/>
      <w:szCs w:val="21"/>
    </w:rPr>
  </w:style>
  <w:style w:type="paragraph" w:styleId="TOC7">
    <w:name w:val="toc 7"/>
    <w:basedOn w:val="Normal"/>
    <w:next w:val="Normal"/>
    <w:autoRedefine/>
    <w:uiPriority w:val="39"/>
    <w:rsid w:val="002F06D8"/>
    <w:pPr>
      <w:ind w:left="1200"/>
    </w:pPr>
    <w:rPr>
      <w:rFonts w:eastAsia="Times New Roman" w:cs="Times New Roman"/>
      <w:sz w:val="18"/>
      <w:szCs w:val="21"/>
    </w:rPr>
  </w:style>
  <w:style w:type="paragraph" w:styleId="TOC8">
    <w:name w:val="toc 8"/>
    <w:basedOn w:val="Normal"/>
    <w:next w:val="Normal"/>
    <w:autoRedefine/>
    <w:uiPriority w:val="39"/>
    <w:rsid w:val="002F06D8"/>
    <w:pPr>
      <w:ind w:left="1400"/>
    </w:pPr>
    <w:rPr>
      <w:rFonts w:eastAsia="Times New Roman" w:cs="Times New Roman"/>
      <w:sz w:val="18"/>
      <w:szCs w:val="21"/>
    </w:rPr>
  </w:style>
  <w:style w:type="paragraph" w:styleId="TOC9">
    <w:name w:val="toc 9"/>
    <w:basedOn w:val="Normal"/>
    <w:next w:val="Normal"/>
    <w:autoRedefine/>
    <w:uiPriority w:val="39"/>
    <w:rsid w:val="002F06D8"/>
    <w:pPr>
      <w:ind w:left="1600"/>
    </w:pPr>
    <w:rPr>
      <w:rFonts w:eastAsia="Times New Roman" w:cs="Times New Roman"/>
      <w:sz w:val="18"/>
      <w:szCs w:val="21"/>
    </w:rPr>
  </w:style>
  <w:style w:type="paragraph" w:customStyle="1" w:styleId="TableCellHeading">
    <w:name w:val="Table Cell Heading"/>
    <w:basedOn w:val="TableCellBodyText"/>
    <w:next w:val="TableCellBodyText"/>
    <w:rsid w:val="002F06D8"/>
    <w:pPr>
      <w:keepNext/>
      <w:jc w:val="center"/>
    </w:pPr>
    <w:rPr>
      <w:b/>
      <w:bCs/>
    </w:rPr>
  </w:style>
  <w:style w:type="paragraph" w:customStyle="1" w:styleId="Title-Left">
    <w:name w:val="Title - Left"/>
    <w:basedOn w:val="Title"/>
    <w:next w:val="BodyText"/>
    <w:rsid w:val="002F06D8"/>
    <w:pPr>
      <w:keepNext/>
      <w:widowControl w:val="0"/>
      <w:suppressAutoHyphens/>
      <w:spacing w:before="360" w:after="240"/>
      <w:jc w:val="left"/>
    </w:pPr>
  </w:style>
  <w:style w:type="paragraph" w:styleId="Title">
    <w:name w:val="Title"/>
    <w:basedOn w:val="Normal"/>
    <w:link w:val="TitleChar"/>
    <w:qFormat/>
    <w:rsid w:val="002F06D8"/>
    <w:pPr>
      <w:pBdr>
        <w:top w:val="single" w:sz="12" w:space="1" w:color="808080"/>
      </w:pBdr>
      <w:spacing w:after="200"/>
      <w:jc w:val="right"/>
    </w:pPr>
    <w:rPr>
      <w:rFonts w:eastAsia="Times New Roman" w:cs="Times New Roman"/>
      <w:smallCaps/>
      <w:sz w:val="48"/>
      <w:szCs w:val="48"/>
      <w:lang w:eastAsia="de-DE"/>
    </w:rPr>
  </w:style>
  <w:style w:type="character" w:customStyle="1" w:styleId="TitleChar">
    <w:name w:val="Title Char"/>
    <w:basedOn w:val="DefaultParagraphFont"/>
    <w:link w:val="Title"/>
    <w:rsid w:val="002F06D8"/>
    <w:rPr>
      <w:rFonts w:eastAsia="Times New Roman" w:cs="Times New Roman"/>
      <w:smallCaps/>
      <w:sz w:val="48"/>
      <w:szCs w:val="48"/>
      <w:lang w:eastAsia="de-DE"/>
    </w:rPr>
  </w:style>
  <w:style w:type="paragraph" w:styleId="Index1">
    <w:name w:val="index 1"/>
    <w:basedOn w:val="Normal"/>
    <w:next w:val="Normal"/>
    <w:autoRedefine/>
    <w:semiHidden/>
    <w:rsid w:val="002F06D8"/>
    <w:pPr>
      <w:spacing w:after="200" w:line="276" w:lineRule="auto"/>
      <w:ind w:left="240" w:hanging="240"/>
      <w:jc w:val="both"/>
    </w:pPr>
    <w:rPr>
      <w:rFonts w:eastAsia="Times New Roman" w:cs="Times New Roman"/>
      <w:sz w:val="18"/>
      <w:szCs w:val="18"/>
      <w:lang w:eastAsia="de-DE"/>
    </w:rPr>
  </w:style>
  <w:style w:type="paragraph" w:styleId="Index2">
    <w:name w:val="index 2"/>
    <w:basedOn w:val="Normal"/>
    <w:next w:val="Normal"/>
    <w:autoRedefine/>
    <w:semiHidden/>
    <w:rsid w:val="002F06D8"/>
    <w:pPr>
      <w:spacing w:after="200" w:line="276" w:lineRule="auto"/>
      <w:ind w:left="480" w:hanging="240"/>
      <w:jc w:val="both"/>
    </w:pPr>
    <w:rPr>
      <w:rFonts w:eastAsia="Times New Roman" w:cs="Times New Roman"/>
      <w:sz w:val="18"/>
      <w:szCs w:val="18"/>
      <w:lang w:eastAsia="de-DE"/>
    </w:rPr>
  </w:style>
  <w:style w:type="paragraph" w:styleId="Index3">
    <w:name w:val="index 3"/>
    <w:basedOn w:val="Normal"/>
    <w:next w:val="Normal"/>
    <w:autoRedefine/>
    <w:semiHidden/>
    <w:rsid w:val="002F06D8"/>
    <w:pPr>
      <w:spacing w:after="200" w:line="276" w:lineRule="auto"/>
      <w:ind w:left="720" w:hanging="240"/>
      <w:jc w:val="both"/>
    </w:pPr>
    <w:rPr>
      <w:rFonts w:eastAsia="Times New Roman" w:cs="Times New Roman"/>
      <w:sz w:val="18"/>
      <w:szCs w:val="18"/>
      <w:lang w:eastAsia="de-DE"/>
    </w:rPr>
  </w:style>
  <w:style w:type="paragraph" w:styleId="Index4">
    <w:name w:val="index 4"/>
    <w:basedOn w:val="Normal"/>
    <w:next w:val="Normal"/>
    <w:autoRedefine/>
    <w:semiHidden/>
    <w:rsid w:val="002F06D8"/>
    <w:pPr>
      <w:spacing w:after="200" w:line="276" w:lineRule="auto"/>
      <w:ind w:left="960" w:hanging="240"/>
      <w:jc w:val="both"/>
    </w:pPr>
    <w:rPr>
      <w:rFonts w:eastAsia="Times New Roman" w:cs="Times New Roman"/>
      <w:sz w:val="18"/>
      <w:szCs w:val="18"/>
      <w:lang w:eastAsia="de-DE"/>
    </w:rPr>
  </w:style>
  <w:style w:type="paragraph" w:styleId="Index5">
    <w:name w:val="index 5"/>
    <w:basedOn w:val="Normal"/>
    <w:next w:val="Normal"/>
    <w:autoRedefine/>
    <w:semiHidden/>
    <w:rsid w:val="002F06D8"/>
    <w:pPr>
      <w:spacing w:after="200" w:line="276" w:lineRule="auto"/>
      <w:ind w:left="1200" w:hanging="240"/>
      <w:jc w:val="both"/>
    </w:pPr>
    <w:rPr>
      <w:rFonts w:eastAsia="Times New Roman" w:cs="Times New Roman"/>
      <w:sz w:val="18"/>
      <w:szCs w:val="18"/>
      <w:lang w:eastAsia="de-DE"/>
    </w:rPr>
  </w:style>
  <w:style w:type="paragraph" w:styleId="Index6">
    <w:name w:val="index 6"/>
    <w:basedOn w:val="Normal"/>
    <w:next w:val="Normal"/>
    <w:autoRedefine/>
    <w:semiHidden/>
    <w:rsid w:val="002F06D8"/>
    <w:pPr>
      <w:spacing w:after="200" w:line="276" w:lineRule="auto"/>
      <w:ind w:left="1440" w:hanging="240"/>
      <w:jc w:val="both"/>
    </w:pPr>
    <w:rPr>
      <w:rFonts w:eastAsia="Times New Roman" w:cs="Times New Roman"/>
      <w:sz w:val="18"/>
      <w:szCs w:val="18"/>
      <w:lang w:eastAsia="de-DE"/>
    </w:rPr>
  </w:style>
  <w:style w:type="paragraph" w:styleId="Index7">
    <w:name w:val="index 7"/>
    <w:basedOn w:val="Normal"/>
    <w:next w:val="Normal"/>
    <w:autoRedefine/>
    <w:semiHidden/>
    <w:rsid w:val="002F06D8"/>
    <w:pPr>
      <w:spacing w:after="200" w:line="276" w:lineRule="auto"/>
      <w:ind w:left="1680" w:hanging="240"/>
      <w:jc w:val="both"/>
    </w:pPr>
    <w:rPr>
      <w:rFonts w:eastAsia="Times New Roman" w:cs="Times New Roman"/>
      <w:sz w:val="18"/>
      <w:szCs w:val="18"/>
      <w:lang w:eastAsia="de-DE"/>
    </w:rPr>
  </w:style>
  <w:style w:type="paragraph" w:styleId="Index8">
    <w:name w:val="index 8"/>
    <w:basedOn w:val="Normal"/>
    <w:next w:val="Normal"/>
    <w:autoRedefine/>
    <w:semiHidden/>
    <w:rsid w:val="002F06D8"/>
    <w:pPr>
      <w:spacing w:after="200" w:line="276" w:lineRule="auto"/>
      <w:ind w:left="1920" w:hanging="240"/>
      <w:jc w:val="both"/>
    </w:pPr>
    <w:rPr>
      <w:rFonts w:eastAsia="Times New Roman" w:cs="Times New Roman"/>
      <w:sz w:val="18"/>
      <w:szCs w:val="18"/>
      <w:lang w:eastAsia="de-DE"/>
    </w:rPr>
  </w:style>
  <w:style w:type="paragraph" w:styleId="Index9">
    <w:name w:val="index 9"/>
    <w:basedOn w:val="Normal"/>
    <w:next w:val="Normal"/>
    <w:autoRedefine/>
    <w:semiHidden/>
    <w:rsid w:val="002F06D8"/>
    <w:pPr>
      <w:spacing w:after="200" w:line="276" w:lineRule="auto"/>
      <w:ind w:left="2160" w:hanging="240"/>
      <w:jc w:val="both"/>
    </w:pPr>
    <w:rPr>
      <w:rFonts w:eastAsia="Times New Roman" w:cs="Times New Roman"/>
      <w:sz w:val="18"/>
      <w:szCs w:val="18"/>
      <w:lang w:eastAsia="de-DE"/>
    </w:rPr>
  </w:style>
  <w:style w:type="paragraph" w:styleId="IndexHeading">
    <w:name w:val="index heading"/>
    <w:basedOn w:val="Normal"/>
    <w:next w:val="Index1"/>
    <w:semiHidden/>
    <w:rsid w:val="002F06D8"/>
    <w:pPr>
      <w:spacing w:before="240" w:after="120" w:line="276" w:lineRule="auto"/>
      <w:jc w:val="center"/>
    </w:pPr>
    <w:rPr>
      <w:rFonts w:eastAsia="Times New Roman" w:cs="Times New Roman"/>
      <w:b/>
      <w:bCs/>
      <w:sz w:val="26"/>
      <w:szCs w:val="26"/>
      <w:lang w:eastAsia="de-DE"/>
    </w:rPr>
  </w:style>
  <w:style w:type="paragraph" w:customStyle="1" w:styleId="GanttheadHeaderSecondPage">
    <w:name w:val="Gantthead Header Second Page"/>
    <w:rsid w:val="002F06D8"/>
    <w:pPr>
      <w:pBdr>
        <w:bottom w:val="single" w:sz="4" w:space="1" w:color="auto"/>
      </w:pBdr>
      <w:tabs>
        <w:tab w:val="right" w:pos="9360"/>
      </w:tabs>
      <w:spacing w:after="200" w:line="276" w:lineRule="auto"/>
      <w:jc w:val="both"/>
    </w:pPr>
    <w:rPr>
      <w:rFonts w:ascii="Arial" w:eastAsia="Times New Roman" w:hAnsi="Arial"/>
      <w:sz w:val="22"/>
      <w:szCs w:val="22"/>
      <w:lang w:eastAsia="de-DE"/>
    </w:rPr>
  </w:style>
  <w:style w:type="paragraph" w:customStyle="1" w:styleId="Style1">
    <w:name w:val="Style1"/>
    <w:basedOn w:val="berschrift3111111111"/>
    <w:rsid w:val="002F06D8"/>
    <w:pPr>
      <w:tabs>
        <w:tab w:val="num" w:pos="720"/>
      </w:tabs>
      <w:ind w:left="720" w:hanging="607"/>
    </w:pPr>
  </w:style>
  <w:style w:type="paragraph" w:customStyle="1" w:styleId="StyleHeading1Arial12ptLeft">
    <w:name w:val="Style Heading 1 + Arial 12 pt Left"/>
    <w:basedOn w:val="berschrift1101Heading0"/>
    <w:rsid w:val="002F06D8"/>
    <w:pPr>
      <w:numPr>
        <w:numId w:val="1"/>
      </w:numPr>
      <w:shd w:val="pct15" w:color="auto" w:fill="auto"/>
    </w:pPr>
    <w:rPr>
      <w:rFonts w:ascii="Arial" w:hAnsi="Arial" w:cs="Arial"/>
      <w:sz w:val="24"/>
      <w:szCs w:val="24"/>
    </w:rPr>
  </w:style>
  <w:style w:type="paragraph" w:customStyle="1" w:styleId="GanttheadHeading2NormalText">
    <w:name w:val="Gantthead Heading 2 Normal Text"/>
    <w:rsid w:val="002F06D8"/>
    <w:pPr>
      <w:spacing w:after="240" w:line="276" w:lineRule="auto"/>
      <w:ind w:left="720"/>
      <w:jc w:val="both"/>
    </w:pPr>
    <w:rPr>
      <w:rFonts w:ascii="Arial" w:eastAsia="Times New Roman" w:hAnsi="Arial"/>
      <w:sz w:val="22"/>
      <w:szCs w:val="22"/>
      <w:lang w:eastAsia="de-DE"/>
    </w:rPr>
  </w:style>
  <w:style w:type="paragraph" w:customStyle="1" w:styleId="CovFormText">
    <w:name w:val="Cov_Form Text"/>
    <w:basedOn w:val="Header"/>
    <w:rsid w:val="002F06D8"/>
    <w:pPr>
      <w:tabs>
        <w:tab w:val="clear" w:pos="4680"/>
        <w:tab w:val="clear" w:pos="9360"/>
      </w:tabs>
      <w:spacing w:before="60" w:after="60" w:line="276" w:lineRule="auto"/>
      <w:jc w:val="both"/>
    </w:pPr>
    <w:rPr>
      <w:rFonts w:ascii="Arial" w:eastAsia="Times New Roman" w:hAnsi="Arial"/>
      <w:noProof/>
      <w:sz w:val="18"/>
      <w:szCs w:val="18"/>
      <w:lang w:eastAsia="de-DE"/>
    </w:rPr>
  </w:style>
  <w:style w:type="paragraph" w:customStyle="1" w:styleId="ATableText">
    <w:name w:val="A_Table Text"/>
    <w:rsid w:val="002F06D8"/>
    <w:pPr>
      <w:spacing w:before="60" w:after="60" w:line="276" w:lineRule="auto"/>
      <w:jc w:val="both"/>
    </w:pPr>
    <w:rPr>
      <w:rFonts w:ascii="Arial" w:eastAsia="Times New Roman" w:hAnsi="Arial"/>
      <w:sz w:val="18"/>
      <w:szCs w:val="18"/>
      <w:lang w:eastAsia="de-DE"/>
    </w:rPr>
  </w:style>
  <w:style w:type="paragraph" w:customStyle="1" w:styleId="ABodyBullet1">
    <w:name w:val="A_Body Bullet 1"/>
    <w:rsid w:val="002F06D8"/>
    <w:pPr>
      <w:spacing w:before="60" w:after="60" w:line="276" w:lineRule="auto"/>
      <w:jc w:val="both"/>
    </w:pPr>
    <w:rPr>
      <w:rFonts w:ascii="Arial" w:eastAsia="Times New Roman" w:hAnsi="Arial"/>
      <w:sz w:val="22"/>
      <w:szCs w:val="22"/>
      <w:lang w:eastAsia="de-DE"/>
    </w:rPr>
  </w:style>
  <w:style w:type="paragraph" w:customStyle="1" w:styleId="ABodyText">
    <w:name w:val="A_Body Text"/>
    <w:rsid w:val="002F06D8"/>
    <w:pPr>
      <w:spacing w:before="60" w:after="60" w:line="276" w:lineRule="auto"/>
      <w:jc w:val="both"/>
    </w:pPr>
    <w:rPr>
      <w:rFonts w:ascii="Arial" w:eastAsia="Times New Roman" w:hAnsi="Arial"/>
      <w:sz w:val="18"/>
      <w:szCs w:val="18"/>
      <w:lang w:eastAsia="de-DE"/>
    </w:rPr>
  </w:style>
  <w:style w:type="paragraph" w:styleId="NoSpacing">
    <w:name w:val="No Spacing"/>
    <w:uiPriority w:val="1"/>
    <w:qFormat/>
    <w:rsid w:val="002F06D8"/>
    <w:pPr>
      <w:jc w:val="both"/>
    </w:pPr>
    <w:rPr>
      <w:rFonts w:eastAsia="Times New Roman" w:cs="Times New Roman"/>
      <w:lang w:eastAsia="de-DE"/>
    </w:rPr>
  </w:style>
  <w:style w:type="character" w:customStyle="1" w:styleId="NoSpacingChar">
    <w:name w:val="No Spacing Char"/>
    <w:rsid w:val="002F06D8"/>
  </w:style>
  <w:style w:type="character" w:customStyle="1" w:styleId="Heading1Char10Char1CharHeading0Char">
    <w:name w:val="Heading 1 Char.. (1.0) Char.§1. Char.Heading 0 Char"/>
    <w:rsid w:val="002F06D8"/>
    <w:rPr>
      <w:b/>
      <w:bCs/>
      <w:smallCaps/>
      <w:spacing w:val="5"/>
      <w:sz w:val="32"/>
      <w:szCs w:val="32"/>
    </w:rPr>
  </w:style>
  <w:style w:type="character" w:customStyle="1" w:styleId="Heading2Char11Char11Char11Char">
    <w:name w:val="Heading 2 Char.. (1.1) Char.§1.1. Char.§1.1 Char"/>
    <w:rsid w:val="002F06D8"/>
    <w:rPr>
      <w:smallCaps/>
      <w:spacing w:val="5"/>
      <w:sz w:val="28"/>
      <w:szCs w:val="28"/>
      <w:u w:val="single"/>
    </w:rPr>
  </w:style>
  <w:style w:type="character" w:customStyle="1" w:styleId="Heading3Char111Char111Char111Char">
    <w:name w:val="Heading 3 Char.. (1.1.1) Char.§1.1.1. Char.§1.1.1 Char"/>
    <w:rsid w:val="002F06D8"/>
    <w:rPr>
      <w:smallCaps/>
      <w:spacing w:val="5"/>
      <w:sz w:val="24"/>
      <w:szCs w:val="24"/>
    </w:rPr>
  </w:style>
  <w:style w:type="character" w:customStyle="1" w:styleId="Heading4Char1111CharAChar1111Char1111Char">
    <w:name w:val="Heading 4 Char.. (1.1.1.1) Char.. (A.) Char.§1.1.1.1. Char.§1.1.1.1 Char"/>
    <w:rsid w:val="002F06D8"/>
    <w:rPr>
      <w:smallCaps/>
      <w:spacing w:val="10"/>
      <w:sz w:val="22"/>
      <w:szCs w:val="22"/>
    </w:rPr>
  </w:style>
  <w:style w:type="character" w:customStyle="1" w:styleId="Heading6CharH6CharHeading61Char">
    <w:name w:val="Heading 6 Char.H6 Char.Heading 61 Char"/>
    <w:rsid w:val="002F06D8"/>
    <w:rPr>
      <w:smallCaps/>
      <w:color w:val="808080"/>
      <w:spacing w:val="5"/>
      <w:sz w:val="22"/>
      <w:szCs w:val="22"/>
    </w:rPr>
  </w:style>
  <w:style w:type="character" w:customStyle="1" w:styleId="Heading7CharH7CharAnnexureHeading1CharappendixCharAppendChar">
    <w:name w:val="Heading 7 Char.H7 Char.Annexure Heading 1 Char.appendix Char.Append Char"/>
    <w:rsid w:val="002F06D8"/>
    <w:rPr>
      <w:b/>
      <w:bCs/>
      <w:smallCaps/>
      <w:color w:val="808080"/>
      <w:spacing w:val="10"/>
    </w:rPr>
  </w:style>
  <w:style w:type="character" w:customStyle="1" w:styleId="Heading8CharH8CharAppendixChar">
    <w:name w:val="Heading 8 Char.H8 Char.Appendix Char"/>
    <w:rsid w:val="002F06D8"/>
    <w:rPr>
      <w:b/>
      <w:bCs/>
      <w:i/>
      <w:iCs/>
      <w:smallCaps/>
      <w:color w:val="800000"/>
    </w:rPr>
  </w:style>
  <w:style w:type="character" w:customStyle="1" w:styleId="Heading9CharH9CharBodytextindentbulleted2CharappendChar">
    <w:name w:val="Heading 9 Char.H9 Char.Body text indent bulleted 2 Char.append Char"/>
    <w:rsid w:val="002F06D8"/>
    <w:rPr>
      <w:b/>
      <w:bCs/>
      <w:i/>
      <w:iCs/>
      <w:smallCaps/>
      <w:color w:val="800000"/>
    </w:rPr>
  </w:style>
  <w:style w:type="character" w:styleId="Strong">
    <w:name w:val="Strong"/>
    <w:qFormat/>
    <w:rsid w:val="002F06D8"/>
    <w:rPr>
      <w:b/>
      <w:bCs/>
      <w:color w:val="808080"/>
    </w:rPr>
  </w:style>
  <w:style w:type="character" w:styleId="Emphasis">
    <w:name w:val="Emphasis"/>
    <w:qFormat/>
    <w:rsid w:val="002F06D8"/>
    <w:rPr>
      <w:b/>
      <w:bCs/>
      <w:i/>
      <w:iCs/>
      <w:spacing w:val="10"/>
    </w:rPr>
  </w:style>
  <w:style w:type="paragraph" w:styleId="ListParagraph">
    <w:name w:val="List Paragraph"/>
    <w:uiPriority w:val="34"/>
    <w:qFormat/>
    <w:rsid w:val="002F06D8"/>
    <w:pPr>
      <w:spacing w:after="200" w:line="276" w:lineRule="auto"/>
      <w:ind w:left="720"/>
      <w:jc w:val="both"/>
    </w:pPr>
    <w:rPr>
      <w:rFonts w:eastAsia="Times New Roman" w:cs="Times New Roman"/>
      <w:lang w:eastAsia="de-DE"/>
    </w:rPr>
  </w:style>
  <w:style w:type="paragraph" w:styleId="Quote">
    <w:name w:val="Quote"/>
    <w:link w:val="QuoteChar"/>
    <w:qFormat/>
    <w:rsid w:val="002F06D8"/>
    <w:pPr>
      <w:spacing w:after="200" w:line="276" w:lineRule="auto"/>
      <w:jc w:val="both"/>
    </w:pPr>
    <w:rPr>
      <w:rFonts w:eastAsia="Times New Roman" w:cs="Times New Roman"/>
      <w:i/>
      <w:iCs/>
      <w:lang w:eastAsia="de-DE"/>
    </w:rPr>
  </w:style>
  <w:style w:type="character" w:customStyle="1" w:styleId="QuoteChar">
    <w:name w:val="Quote Char"/>
    <w:basedOn w:val="DefaultParagraphFont"/>
    <w:link w:val="Quote"/>
    <w:rsid w:val="002F06D8"/>
    <w:rPr>
      <w:rFonts w:eastAsia="Times New Roman" w:cs="Times New Roman"/>
      <w:i/>
      <w:iCs/>
      <w:lang w:eastAsia="de-DE"/>
    </w:rPr>
  </w:style>
  <w:style w:type="paragraph" w:styleId="IntenseQuote">
    <w:name w:val="Intense Quote"/>
    <w:link w:val="IntenseQuoteChar"/>
    <w:qFormat/>
    <w:rsid w:val="002F06D8"/>
    <w:pPr>
      <w:pBdr>
        <w:top w:val="single" w:sz="8" w:space="10" w:color="800000"/>
        <w:left w:val="single" w:sz="8" w:space="10" w:color="800000"/>
        <w:bottom w:val="single" w:sz="8" w:space="10" w:color="800000"/>
        <w:right w:val="single" w:sz="8" w:space="10" w:color="800000"/>
      </w:pBdr>
      <w:shd w:val="clear" w:color="auto" w:fill="808080"/>
      <w:spacing w:before="140" w:after="140" w:line="276" w:lineRule="auto"/>
      <w:ind w:left="1440" w:right="1440"/>
      <w:jc w:val="both"/>
    </w:pPr>
    <w:rPr>
      <w:rFonts w:eastAsia="Times New Roman" w:cs="Times New Roman"/>
      <w:b/>
      <w:bCs/>
      <w:i/>
      <w:iCs/>
      <w:color w:val="FFFFFF"/>
      <w:lang w:eastAsia="de-DE"/>
    </w:rPr>
  </w:style>
  <w:style w:type="character" w:customStyle="1" w:styleId="IntenseQuoteChar">
    <w:name w:val="Intense Quote Char"/>
    <w:basedOn w:val="DefaultParagraphFont"/>
    <w:link w:val="IntenseQuote"/>
    <w:rsid w:val="002F06D8"/>
    <w:rPr>
      <w:rFonts w:eastAsia="Times New Roman" w:cs="Times New Roman"/>
      <w:b/>
      <w:bCs/>
      <w:i/>
      <w:iCs/>
      <w:color w:val="FFFFFF"/>
      <w:shd w:val="clear" w:color="auto" w:fill="808080"/>
      <w:lang w:eastAsia="de-DE"/>
    </w:rPr>
  </w:style>
  <w:style w:type="character" w:styleId="SubtleEmphasis">
    <w:name w:val="Subtle Emphasis"/>
    <w:qFormat/>
    <w:rsid w:val="002F06D8"/>
    <w:rPr>
      <w:i/>
      <w:iCs/>
    </w:rPr>
  </w:style>
  <w:style w:type="character" w:styleId="IntenseEmphasis">
    <w:name w:val="Intense Emphasis"/>
    <w:qFormat/>
    <w:rsid w:val="002F06D8"/>
    <w:rPr>
      <w:b/>
      <w:bCs/>
      <w:i/>
      <w:iCs/>
      <w:color w:val="808080"/>
      <w:spacing w:val="10"/>
    </w:rPr>
  </w:style>
  <w:style w:type="character" w:styleId="SubtleReference">
    <w:name w:val="Subtle Reference"/>
    <w:qFormat/>
    <w:rsid w:val="002F06D8"/>
    <w:rPr>
      <w:b/>
      <w:bCs/>
    </w:rPr>
  </w:style>
  <w:style w:type="character" w:styleId="IntenseReference">
    <w:name w:val="Intense Reference"/>
    <w:qFormat/>
    <w:rsid w:val="002F06D8"/>
    <w:rPr>
      <w:b/>
      <w:bCs/>
      <w:smallCaps/>
      <w:spacing w:val="5"/>
      <w:sz w:val="22"/>
      <w:szCs w:val="22"/>
      <w:u w:val="single"/>
    </w:rPr>
  </w:style>
  <w:style w:type="character" w:styleId="BookTitle">
    <w:name w:val="Book Title"/>
    <w:qFormat/>
    <w:rsid w:val="002F06D8"/>
    <w:rPr>
      <w:rFonts w:ascii="Cambria" w:hAnsi="Cambria"/>
      <w:i/>
      <w:iCs/>
      <w:sz w:val="20"/>
      <w:szCs w:val="20"/>
    </w:rPr>
  </w:style>
  <w:style w:type="paragraph" w:styleId="TOCHeading">
    <w:name w:val="TOC Heading"/>
    <w:basedOn w:val="berschrift1101Heading0"/>
    <w:uiPriority w:val="39"/>
    <w:qFormat/>
    <w:rsid w:val="002F06D8"/>
    <w:pPr>
      <w:outlineLvl w:val="9"/>
    </w:pPr>
  </w:style>
  <w:style w:type="paragraph" w:styleId="Revision">
    <w:name w:val="Revision"/>
    <w:hidden/>
    <w:rsid w:val="002F06D8"/>
    <w:rPr>
      <w:rFonts w:eastAsia="Times New Roman" w:cs="Times New Roman"/>
      <w:lang w:eastAsia="de-DE"/>
    </w:rPr>
  </w:style>
  <w:style w:type="paragraph" w:customStyle="1" w:styleId="Char">
    <w:name w:val="Char"/>
    <w:rsid w:val="002F06D8"/>
    <w:pPr>
      <w:spacing w:line="360" w:lineRule="auto"/>
      <w:ind w:firstLine="360"/>
      <w:jc w:val="both"/>
    </w:pPr>
    <w:rPr>
      <w:rFonts w:eastAsia="Times New Roman" w:cs="Times New Roman"/>
      <w:color w:val="000000"/>
      <w:sz w:val="24"/>
      <w:szCs w:val="24"/>
      <w:lang w:eastAsia="de-DE"/>
    </w:rPr>
  </w:style>
  <w:style w:type="paragraph" w:customStyle="1" w:styleId="Default">
    <w:name w:val="Default"/>
    <w:rsid w:val="002F06D8"/>
    <w:rPr>
      <w:rFonts w:ascii="Times New Roman" w:eastAsia="Times New Roman" w:hAnsi="Times New Roman" w:cs="Times New Roman"/>
      <w:color w:val="000000"/>
      <w:sz w:val="24"/>
      <w:szCs w:val="24"/>
      <w:lang w:eastAsia="de-DE"/>
    </w:rPr>
  </w:style>
  <w:style w:type="paragraph" w:customStyle="1" w:styleId="TableNormal1">
    <w:name w:val="Table Normal1"/>
    <w:rsid w:val="002F06D8"/>
    <w:pPr>
      <w:spacing w:before="60" w:after="60" w:line="264" w:lineRule="auto"/>
      <w:ind w:firstLine="360"/>
    </w:pPr>
    <w:rPr>
      <w:rFonts w:ascii="Arial Narrow" w:eastAsia="Times New Roman" w:hAnsi="Arial Narrow" w:cs="Times New Roman"/>
      <w:sz w:val="18"/>
      <w:szCs w:val="18"/>
      <w:lang w:val="en-AU" w:eastAsia="de-DE"/>
    </w:rPr>
  </w:style>
  <w:style w:type="character" w:customStyle="1" w:styleId="apple-style-span">
    <w:name w:val="apple-style-span"/>
    <w:rsid w:val="002F06D8"/>
  </w:style>
  <w:style w:type="character" w:customStyle="1" w:styleId="ListParagraphChar">
    <w:name w:val="List Paragraph Char"/>
    <w:uiPriority w:val="34"/>
    <w:rsid w:val="002F06D8"/>
  </w:style>
  <w:style w:type="paragraph" w:customStyle="1" w:styleId="StyleHelvetica14ptItalicCenteredBoxSinglesolidline">
    <w:name w:val="Style Helvetica 14 pt Italic Centered Box: (Single solid line ..."/>
    <w:rsid w:val="002F06D8"/>
    <w:pPr>
      <w:pBdr>
        <w:top w:val="single" w:sz="6" w:space="1" w:color="auto"/>
        <w:left w:val="single" w:sz="6" w:space="4" w:color="auto"/>
        <w:bottom w:val="single" w:sz="6" w:space="1" w:color="auto"/>
        <w:right w:val="single" w:sz="6" w:space="4" w:color="auto"/>
      </w:pBdr>
      <w:jc w:val="center"/>
    </w:pPr>
    <w:rPr>
      <w:rFonts w:ascii="Helvetica" w:eastAsia="Times New Roman" w:hAnsi="Helvetica" w:cs="Helvetica"/>
      <w:i/>
      <w:iCs/>
      <w:sz w:val="28"/>
      <w:szCs w:val="28"/>
      <w:lang w:val="en-GB" w:eastAsia="de-DE"/>
    </w:rPr>
  </w:style>
  <w:style w:type="paragraph" w:customStyle="1" w:styleId="Tabletext">
    <w:name w:val="Tabletext"/>
    <w:rsid w:val="002F06D8"/>
    <w:pPr>
      <w:keepLines/>
      <w:widowControl w:val="0"/>
      <w:spacing w:after="120" w:line="240" w:lineRule="atLeast"/>
    </w:pPr>
    <w:rPr>
      <w:rFonts w:ascii="Times New Roman" w:eastAsia="Times New Roman" w:hAnsi="Times New Roman" w:cs="Times New Roman"/>
      <w:lang w:eastAsia="de-DE"/>
    </w:rPr>
  </w:style>
  <w:style w:type="paragraph" w:customStyle="1" w:styleId="StyleHeading1Arial">
    <w:name w:val="Style Heading 1 + Arial"/>
    <w:basedOn w:val="berschrift1101Heading0"/>
    <w:rsid w:val="002F06D8"/>
    <w:pPr>
      <w:pBdr>
        <w:bottom w:val="single" w:sz="12" w:space="1" w:color="008080"/>
      </w:pBdr>
      <w:spacing w:before="360" w:after="80" w:line="240" w:lineRule="auto"/>
    </w:pPr>
    <w:rPr>
      <w:rFonts w:ascii="Arial" w:hAnsi="Arial" w:cs="Arial"/>
      <w:smallCaps w:val="0"/>
      <w:color w:val="008080"/>
      <w:spacing w:val="0"/>
      <w:sz w:val="28"/>
      <w:szCs w:val="28"/>
    </w:rPr>
  </w:style>
  <w:style w:type="paragraph" w:customStyle="1" w:styleId="Chapter">
    <w:name w:val="Chapter"/>
    <w:basedOn w:val="StyleHeading1Arial"/>
    <w:rsid w:val="002F06D8"/>
    <w:rPr>
      <w:rFonts w:ascii="Calibri" w:hAnsi="Calibri"/>
      <w:sz w:val="40"/>
      <w:szCs w:val="40"/>
    </w:rPr>
  </w:style>
  <w:style w:type="paragraph" w:customStyle="1" w:styleId="Section">
    <w:name w:val="Section"/>
    <w:basedOn w:val="berschrift2111111"/>
    <w:rsid w:val="002F06D8"/>
    <w:pPr>
      <w:keepNext/>
      <w:numPr>
        <w:ilvl w:val="1"/>
        <w:numId w:val="2"/>
      </w:numPr>
      <w:tabs>
        <w:tab w:val="left" w:pos="450"/>
      </w:tabs>
      <w:spacing w:before="720" w:after="480" w:line="240" w:lineRule="auto"/>
      <w:ind w:right="284"/>
    </w:pPr>
    <w:rPr>
      <w:rFonts w:ascii="Arial" w:hAnsi="Arial" w:cs="Arial"/>
      <w:b/>
      <w:bCs/>
      <w:smallCaps w:val="0"/>
      <w:spacing w:val="0"/>
      <w:kern w:val="16"/>
      <w:sz w:val="24"/>
      <w:szCs w:val="24"/>
      <w:u w:val="none"/>
    </w:rPr>
  </w:style>
  <w:style w:type="character" w:customStyle="1" w:styleId="StyleHeading1ArialChar">
    <w:name w:val="Style Heading 1 + Arial Char"/>
    <w:rsid w:val="002F06D8"/>
    <w:rPr>
      <w:rFonts w:ascii="Arial" w:hAnsi="Arial"/>
      <w:b/>
      <w:bCs/>
      <w:smallCaps/>
      <w:color w:val="008080"/>
      <w:spacing w:val="5"/>
      <w:sz w:val="28"/>
      <w:szCs w:val="28"/>
    </w:rPr>
  </w:style>
  <w:style w:type="character" w:customStyle="1" w:styleId="ChapterChar">
    <w:name w:val="Chapter Char"/>
    <w:rsid w:val="002F06D8"/>
  </w:style>
  <w:style w:type="paragraph" w:customStyle="1" w:styleId="subsection">
    <w:name w:val="subsection"/>
    <w:basedOn w:val="Section"/>
    <w:rsid w:val="002F06D8"/>
    <w:rPr>
      <w:sz w:val="22"/>
      <w:szCs w:val="22"/>
    </w:rPr>
  </w:style>
  <w:style w:type="character" w:customStyle="1" w:styleId="ChapterChar1">
    <w:name w:val="Chapter Char1"/>
    <w:rsid w:val="002F06D8"/>
    <w:rPr>
      <w:rFonts w:ascii="Calibri" w:hAnsi="Calibri"/>
      <w:b/>
      <w:bCs/>
      <w:smallCaps/>
      <w:color w:val="008080"/>
      <w:spacing w:val="5"/>
      <w:sz w:val="40"/>
      <w:szCs w:val="40"/>
    </w:rPr>
  </w:style>
  <w:style w:type="character" w:customStyle="1" w:styleId="SectionChar">
    <w:name w:val="Section Char"/>
    <w:rsid w:val="002F06D8"/>
  </w:style>
  <w:style w:type="character" w:customStyle="1" w:styleId="SectionChar1">
    <w:name w:val="Section Char1"/>
    <w:rsid w:val="002F06D8"/>
    <w:rPr>
      <w:rFonts w:ascii="Arial" w:hAnsi="Arial"/>
      <w:b/>
      <w:bCs/>
      <w:smallCaps/>
      <w:color w:val="008080"/>
      <w:spacing w:val="5"/>
      <w:kern w:val="16"/>
      <w:sz w:val="24"/>
      <w:szCs w:val="24"/>
    </w:rPr>
  </w:style>
  <w:style w:type="character" w:customStyle="1" w:styleId="subsectionChar">
    <w:name w:val="subsection Char"/>
    <w:rsid w:val="002F06D8"/>
    <w:rPr>
      <w:rFonts w:ascii="Arial" w:hAnsi="Arial"/>
      <w:b/>
      <w:bCs/>
      <w:smallCaps/>
      <w:color w:val="008080"/>
      <w:spacing w:val="5"/>
      <w:kern w:val="16"/>
      <w:sz w:val="22"/>
      <w:szCs w:val="22"/>
    </w:rPr>
  </w:style>
  <w:style w:type="paragraph" w:customStyle="1" w:styleId="CommentSubject1">
    <w:name w:val="Comment Subject1"/>
    <w:basedOn w:val="CommentText"/>
    <w:next w:val="CommentText"/>
    <w:rsid w:val="002F06D8"/>
    <w:pPr>
      <w:spacing w:after="200"/>
    </w:pPr>
    <w:rPr>
      <w:rFonts w:eastAsia="Times New Roman" w:cs="Times New Roman"/>
      <w:b/>
      <w:bCs/>
      <w:sz w:val="20"/>
      <w:szCs w:val="20"/>
      <w:lang w:eastAsia="de-DE"/>
    </w:rPr>
  </w:style>
  <w:style w:type="paragraph" w:customStyle="1" w:styleId="Text">
    <w:name w:val="Text"/>
    <w:rsid w:val="002F06D8"/>
    <w:pPr>
      <w:spacing w:after="200" w:line="276" w:lineRule="auto"/>
    </w:pPr>
    <w:rPr>
      <w:rFonts w:eastAsia="Times New Roman" w:cs="Times New Roman"/>
      <w:sz w:val="22"/>
      <w:szCs w:val="22"/>
      <w:lang w:eastAsia="de-DE"/>
    </w:rPr>
  </w:style>
  <w:style w:type="character" w:customStyle="1" w:styleId="TextChar">
    <w:name w:val="Text Char"/>
    <w:rsid w:val="002F06D8"/>
    <w:rPr>
      <w:rFonts w:ascii="Calibri" w:eastAsia="Times New Roman" w:hAnsi="Calibri"/>
      <w:sz w:val="22"/>
      <w:szCs w:val="22"/>
    </w:rPr>
  </w:style>
  <w:style w:type="paragraph" w:styleId="BodyTextIndent">
    <w:name w:val="Body Text Indent"/>
    <w:basedOn w:val="BodyText"/>
    <w:link w:val="BodyTextIndentChar"/>
    <w:rsid w:val="002F06D8"/>
    <w:pPr>
      <w:numPr>
        <w:ilvl w:val="1"/>
        <w:numId w:val="3"/>
      </w:numPr>
      <w:spacing w:after="120" w:line="288" w:lineRule="atLeast"/>
      <w:ind w:left="567" w:firstLine="0"/>
    </w:pPr>
    <w:rPr>
      <w:rFonts w:ascii="Verdana" w:hAnsi="Verdana"/>
      <w:b w:val="0"/>
      <w:bCs w:val="0"/>
      <w:i w:val="0"/>
      <w:iCs w:val="0"/>
      <w:color w:val="000000"/>
      <w:kern w:val="16"/>
      <w:lang w:val="en-US"/>
    </w:rPr>
  </w:style>
  <w:style w:type="character" w:customStyle="1" w:styleId="BodyTextIndentChar">
    <w:name w:val="Body Text Indent Char"/>
    <w:basedOn w:val="DefaultParagraphFont"/>
    <w:link w:val="BodyTextIndent"/>
    <w:rsid w:val="002F06D8"/>
    <w:rPr>
      <w:rFonts w:ascii="Verdana" w:eastAsia="Times New Roman" w:hAnsi="Verdana"/>
      <w:color w:val="000000"/>
      <w:kern w:val="16"/>
      <w:sz w:val="18"/>
      <w:szCs w:val="18"/>
      <w:lang w:eastAsia="de-DE"/>
    </w:rPr>
  </w:style>
  <w:style w:type="paragraph" w:customStyle="1" w:styleId="BulletText2">
    <w:name w:val="Bullet Text 2"/>
    <w:rsid w:val="002F06D8"/>
    <w:pPr>
      <w:numPr>
        <w:numId w:val="3"/>
      </w:numPr>
      <w:tabs>
        <w:tab w:val="left" w:pos="567"/>
      </w:tabs>
      <w:spacing w:before="40" w:after="40"/>
      <w:ind w:right="567"/>
    </w:pPr>
    <w:rPr>
      <w:rFonts w:ascii="Verdana" w:eastAsia="Times New Roman" w:hAnsi="Verdana" w:cs="Times New Roman"/>
      <w:spacing w:val="-10"/>
      <w:kern w:val="16"/>
      <w:sz w:val="18"/>
      <w:szCs w:val="18"/>
      <w:lang w:eastAsia="de-DE"/>
    </w:rPr>
  </w:style>
  <w:style w:type="paragraph" w:customStyle="1" w:styleId="Indent1Char">
    <w:name w:val="Indent1 Char"/>
    <w:basedOn w:val="Text"/>
    <w:rsid w:val="002F06D8"/>
    <w:pPr>
      <w:spacing w:before="120" w:after="0" w:line="240" w:lineRule="auto"/>
      <w:ind w:left="1134" w:right="284"/>
      <w:jc w:val="both"/>
    </w:pPr>
    <w:rPr>
      <w:rFonts w:ascii="Times New Roman" w:hAnsi="Times New Roman"/>
      <w:color w:val="000000"/>
      <w:lang w:val="en-GB"/>
    </w:rPr>
  </w:style>
  <w:style w:type="paragraph" w:customStyle="1" w:styleId="section0">
    <w:name w:val="section"/>
    <w:basedOn w:val="Chapter"/>
    <w:rsid w:val="002F06D8"/>
    <w:rPr>
      <w:sz w:val="36"/>
      <w:szCs w:val="36"/>
    </w:rPr>
  </w:style>
  <w:style w:type="paragraph" w:customStyle="1" w:styleId="subsection2">
    <w:name w:val="subsection2"/>
    <w:basedOn w:val="section0"/>
    <w:rsid w:val="002F06D8"/>
    <w:pPr>
      <w:numPr>
        <w:ilvl w:val="2"/>
        <w:numId w:val="6"/>
      </w:numPr>
    </w:pPr>
    <w:rPr>
      <w:sz w:val="32"/>
      <w:szCs w:val="32"/>
    </w:rPr>
  </w:style>
  <w:style w:type="character" w:customStyle="1" w:styleId="sectionChar0">
    <w:name w:val="section Char"/>
    <w:rsid w:val="002F06D8"/>
    <w:rPr>
      <w:rFonts w:ascii="Calibri" w:hAnsi="Calibri"/>
      <w:b/>
      <w:bCs/>
      <w:smallCaps/>
      <w:color w:val="008080"/>
      <w:spacing w:val="5"/>
      <w:sz w:val="36"/>
      <w:szCs w:val="36"/>
    </w:rPr>
  </w:style>
  <w:style w:type="paragraph" w:customStyle="1" w:styleId="subsubsec">
    <w:name w:val="subsubsec"/>
    <w:basedOn w:val="ListParagraph"/>
    <w:rsid w:val="002F06D8"/>
    <w:pPr>
      <w:numPr>
        <w:ilvl w:val="3"/>
        <w:numId w:val="6"/>
      </w:numPr>
      <w:jc w:val="left"/>
    </w:pPr>
    <w:rPr>
      <w:color w:val="008080"/>
      <w:sz w:val="28"/>
      <w:szCs w:val="28"/>
      <w:u w:val="single"/>
    </w:rPr>
  </w:style>
  <w:style w:type="character" w:customStyle="1" w:styleId="subsection2Char">
    <w:name w:val="subsection2 Char"/>
    <w:rsid w:val="002F06D8"/>
    <w:rPr>
      <w:rFonts w:ascii="Calibri" w:hAnsi="Calibri"/>
      <w:b/>
      <w:bCs/>
      <w:smallCaps/>
      <w:color w:val="008080"/>
      <w:spacing w:val="5"/>
      <w:sz w:val="32"/>
      <w:szCs w:val="32"/>
    </w:rPr>
  </w:style>
  <w:style w:type="character" w:customStyle="1" w:styleId="subsubsecChar">
    <w:name w:val="subsubsec Char"/>
    <w:rsid w:val="002F06D8"/>
    <w:rPr>
      <w:rFonts w:ascii="Calibri" w:eastAsia="Times New Roman" w:hAnsi="Calibri"/>
      <w:color w:val="008080"/>
      <w:sz w:val="28"/>
      <w:szCs w:val="28"/>
      <w:u w:val="single"/>
    </w:rPr>
  </w:style>
  <w:style w:type="paragraph" w:customStyle="1" w:styleId="H1">
    <w:name w:val="H1"/>
    <w:basedOn w:val="ListParagraph"/>
    <w:rsid w:val="002F06D8"/>
    <w:pPr>
      <w:numPr>
        <w:numId w:val="4"/>
      </w:numPr>
      <w:jc w:val="left"/>
    </w:pPr>
    <w:rPr>
      <w:b/>
      <w:bCs/>
      <w:color w:val="FF0000"/>
      <w:sz w:val="40"/>
      <w:szCs w:val="40"/>
    </w:rPr>
  </w:style>
  <w:style w:type="paragraph" w:customStyle="1" w:styleId="H2">
    <w:name w:val="H2"/>
    <w:basedOn w:val="ListParagraph"/>
    <w:rsid w:val="002F06D8"/>
    <w:pPr>
      <w:numPr>
        <w:ilvl w:val="1"/>
        <w:numId w:val="4"/>
      </w:numPr>
      <w:jc w:val="left"/>
    </w:pPr>
    <w:rPr>
      <w:b/>
      <w:bCs/>
      <w:color w:val="FF0000"/>
      <w:sz w:val="36"/>
      <w:szCs w:val="36"/>
    </w:rPr>
  </w:style>
  <w:style w:type="character" w:customStyle="1" w:styleId="H1Char">
    <w:name w:val="H1 Char"/>
    <w:rsid w:val="002F06D8"/>
    <w:rPr>
      <w:rFonts w:ascii="Calibri" w:eastAsia="Times New Roman" w:hAnsi="Calibri"/>
      <w:b/>
      <w:bCs/>
      <w:color w:val="FF0000"/>
      <w:sz w:val="40"/>
      <w:szCs w:val="40"/>
    </w:rPr>
  </w:style>
  <w:style w:type="character" w:customStyle="1" w:styleId="H2Char">
    <w:name w:val="H2 Char"/>
    <w:rsid w:val="002F06D8"/>
    <w:rPr>
      <w:rFonts w:ascii="Calibri" w:eastAsia="Times New Roman" w:hAnsi="Calibri"/>
      <w:b/>
      <w:bCs/>
      <w:color w:val="FF0000"/>
      <w:sz w:val="36"/>
      <w:szCs w:val="36"/>
    </w:rPr>
  </w:style>
  <w:style w:type="paragraph" w:customStyle="1" w:styleId="sub2section">
    <w:name w:val="sub2section"/>
    <w:basedOn w:val="subsection2"/>
    <w:rsid w:val="002F06D8"/>
    <w:pPr>
      <w:numPr>
        <w:ilvl w:val="3"/>
        <w:numId w:val="5"/>
      </w:numPr>
    </w:pPr>
    <w:rPr>
      <w:sz w:val="28"/>
      <w:szCs w:val="28"/>
    </w:rPr>
  </w:style>
  <w:style w:type="paragraph" w:customStyle="1" w:styleId="sub3section">
    <w:name w:val="sub3section"/>
    <w:basedOn w:val="sub2section"/>
    <w:rsid w:val="002F06D8"/>
    <w:pPr>
      <w:numPr>
        <w:ilvl w:val="4"/>
      </w:numPr>
    </w:pPr>
    <w:rPr>
      <w:sz w:val="24"/>
      <w:szCs w:val="24"/>
    </w:rPr>
  </w:style>
  <w:style w:type="character" w:customStyle="1" w:styleId="sub2sectionChar">
    <w:name w:val="sub2section Char"/>
    <w:rsid w:val="002F06D8"/>
    <w:rPr>
      <w:rFonts w:ascii="Calibri" w:hAnsi="Calibri"/>
      <w:b/>
      <w:bCs/>
      <w:smallCaps/>
      <w:color w:val="008080"/>
      <w:spacing w:val="5"/>
      <w:sz w:val="28"/>
      <w:szCs w:val="28"/>
    </w:rPr>
  </w:style>
  <w:style w:type="character" w:customStyle="1" w:styleId="sub3sectionChar">
    <w:name w:val="sub3section Char"/>
    <w:rsid w:val="002F06D8"/>
    <w:rPr>
      <w:rFonts w:ascii="Calibri" w:hAnsi="Calibri"/>
      <w:b/>
      <w:bCs/>
      <w:smallCaps/>
      <w:color w:val="008080"/>
      <w:spacing w:val="5"/>
      <w:sz w:val="24"/>
      <w:szCs w:val="24"/>
    </w:rPr>
  </w:style>
  <w:style w:type="paragraph" w:styleId="NormalWeb">
    <w:name w:val="Normal (Web)"/>
    <w:uiPriority w:val="99"/>
    <w:rsid w:val="002F06D8"/>
    <w:pPr>
      <w:spacing w:before="100" w:after="100"/>
    </w:pPr>
    <w:rPr>
      <w:rFonts w:ascii="Times New Roman" w:eastAsia="Times New Roman" w:hAnsi="Times New Roman" w:cs="Times New Roman"/>
      <w:sz w:val="24"/>
      <w:szCs w:val="24"/>
      <w:lang w:eastAsia="de-DE"/>
    </w:rPr>
  </w:style>
  <w:style w:type="paragraph" w:customStyle="1" w:styleId="sub4section">
    <w:name w:val="sub4section"/>
    <w:basedOn w:val="sub3section"/>
    <w:rsid w:val="002F06D8"/>
    <w:pPr>
      <w:numPr>
        <w:ilvl w:val="0"/>
        <w:numId w:val="0"/>
      </w:numPr>
      <w:ind w:left="1077" w:hanging="1077"/>
    </w:pPr>
  </w:style>
  <w:style w:type="character" w:customStyle="1" w:styleId="sub4sectionChar">
    <w:name w:val="sub4section Char"/>
    <w:rsid w:val="002F06D8"/>
  </w:style>
  <w:style w:type="character" w:styleId="FollowedHyperlink">
    <w:name w:val="FollowedHyperlink"/>
    <w:semiHidden/>
    <w:rsid w:val="002F06D8"/>
    <w:rPr>
      <w:color w:val="800080"/>
      <w:u w:val="single"/>
    </w:rPr>
  </w:style>
  <w:style w:type="paragraph" w:customStyle="1" w:styleId="Tabelle">
    <w:name w:val="Tabelle"/>
    <w:basedOn w:val="Normal"/>
    <w:rsid w:val="002F06D8"/>
    <w:pPr>
      <w:spacing w:before="60" w:after="60"/>
    </w:pPr>
    <w:rPr>
      <w:rFonts w:eastAsia="MS P????" w:cs="Times New Roman"/>
      <w:kern w:val="20"/>
      <w:sz w:val="22"/>
      <w:szCs w:val="22"/>
      <w:lang w:val="en-GB" w:eastAsia="ja-JP"/>
    </w:rPr>
  </w:style>
  <w:style w:type="paragraph" w:customStyle="1" w:styleId="Description">
    <w:name w:val="Description"/>
    <w:basedOn w:val="Normal"/>
    <w:rsid w:val="002F06D8"/>
    <w:pPr>
      <w:pBdr>
        <w:top w:val="single" w:sz="4" w:space="3" w:color="auto" w:shadow="1"/>
        <w:left w:val="single" w:sz="4" w:space="3" w:color="auto" w:shadow="1"/>
        <w:bottom w:val="single" w:sz="4" w:space="3" w:color="auto" w:shadow="1"/>
        <w:right w:val="single" w:sz="4" w:space="3" w:color="auto" w:shadow="1"/>
      </w:pBdr>
      <w:shd w:val="pct12" w:color="auto" w:fill="FFFFFF"/>
      <w:spacing w:after="180" w:line="288" w:lineRule="auto"/>
      <w:ind w:left="993" w:right="141"/>
    </w:pPr>
    <w:rPr>
      <w:rFonts w:eastAsia="Times New Roman" w:cs="Times New Roman"/>
      <w:i/>
      <w:iCs/>
      <w:kern w:val="18"/>
      <w:sz w:val="22"/>
      <w:szCs w:val="22"/>
      <w:lang w:val="en-GB"/>
    </w:rPr>
  </w:style>
  <w:style w:type="paragraph" w:customStyle="1" w:styleId="TabelleTitel">
    <w:name w:val="Tabelle Titel"/>
    <w:basedOn w:val="Tabelle"/>
    <w:rsid w:val="002F06D8"/>
    <w:pPr>
      <w:keepNext/>
    </w:pPr>
    <w:rPr>
      <w:b/>
      <w:bCs/>
    </w:rPr>
  </w:style>
  <w:style w:type="paragraph" w:customStyle="1" w:styleId="Listenabsatz">
    <w:name w:val="Listenabsatz"/>
    <w:basedOn w:val="Normal"/>
    <w:qFormat/>
    <w:rsid w:val="002F06D8"/>
    <w:pPr>
      <w:spacing w:after="200" w:line="276" w:lineRule="auto"/>
      <w:jc w:val="both"/>
    </w:pPr>
    <w:rPr>
      <w:rFonts w:eastAsia="Times New Roman" w:cs="Times New Roman"/>
      <w:sz w:val="20"/>
      <w:szCs w:val="20"/>
    </w:rPr>
  </w:style>
  <w:style w:type="paragraph" w:customStyle="1" w:styleId="KeinLeerraum">
    <w:name w:val="Kein Leerraum"/>
    <w:basedOn w:val="Normal"/>
    <w:qFormat/>
    <w:rsid w:val="002F06D8"/>
    <w:pPr>
      <w:jc w:val="both"/>
    </w:pPr>
    <w:rPr>
      <w:rFonts w:eastAsia="Times New Roman" w:cs="Times New Roman"/>
      <w:sz w:val="20"/>
      <w:szCs w:val="20"/>
    </w:rPr>
  </w:style>
  <w:style w:type="table" w:styleId="TableGrid">
    <w:name w:val="Table Grid"/>
    <w:basedOn w:val="TableNormal"/>
    <w:uiPriority w:val="39"/>
    <w:rsid w:val="002F06D8"/>
    <w:rPr>
      <w:rFonts w:ascii="Times New Roman" w:eastAsia="Times New Roman"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TextChar1">
    <w:name w:val="Comment Text Char1"/>
    <w:semiHidden/>
    <w:rsid w:val="002F06D8"/>
    <w:rPr>
      <w:rFonts w:ascii="Calibri" w:hAnsi="Calibri"/>
      <w:lang w:eastAsia="de-DE"/>
    </w:rPr>
  </w:style>
  <w:style w:type="character" w:customStyle="1" w:styleId="CommentSubjectChar1">
    <w:name w:val="Comment Subject Char1"/>
    <w:rsid w:val="002F06D8"/>
  </w:style>
  <w:style w:type="paragraph" w:customStyle="1" w:styleId="BodyTextTEK">
    <w:name w:val="Body Text TEK"/>
    <w:basedOn w:val="Normal"/>
    <w:link w:val="BodyTextTEKChar"/>
    <w:rsid w:val="002F06D8"/>
    <w:pPr>
      <w:spacing w:after="240" w:line="280" w:lineRule="atLeast"/>
      <w:jc w:val="both"/>
    </w:pPr>
    <w:rPr>
      <w:rFonts w:ascii="Arial" w:eastAsia="Times New Roman" w:hAnsi="Arial" w:cs="Times New Roman"/>
      <w:sz w:val="20"/>
      <w:szCs w:val="20"/>
      <w:lang w:val="en-IE"/>
    </w:rPr>
  </w:style>
  <w:style w:type="character" w:customStyle="1" w:styleId="BodyTextTEKChar">
    <w:name w:val="Body Text TEK Char"/>
    <w:link w:val="BodyTextTEK"/>
    <w:rsid w:val="002F06D8"/>
    <w:rPr>
      <w:rFonts w:ascii="Arial" w:eastAsia="Times New Roman" w:hAnsi="Arial" w:cs="Times New Roman"/>
      <w:lang w:val="en-IE"/>
    </w:rPr>
  </w:style>
  <w:style w:type="table" w:customStyle="1" w:styleId="LightList-Accent11">
    <w:name w:val="Light List - Accent 11"/>
    <w:basedOn w:val="TableNormal"/>
    <w:uiPriority w:val="61"/>
    <w:rsid w:val="002F06D8"/>
    <w:rPr>
      <w:rFonts w:ascii="Times New Roman" w:eastAsia="Times New Roman" w:hAnsi="Times New Roman" w:cs="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FootnoteText">
    <w:name w:val="footnote text"/>
    <w:basedOn w:val="Normal"/>
    <w:link w:val="FootnoteTextChar"/>
    <w:uiPriority w:val="99"/>
    <w:semiHidden/>
    <w:unhideWhenUsed/>
    <w:rsid w:val="002F06D8"/>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2F06D8"/>
    <w:rPr>
      <w:rFonts w:eastAsia="Times New Roman" w:cs="Times New Roman"/>
    </w:rPr>
  </w:style>
  <w:style w:type="character" w:styleId="FootnoteReference">
    <w:name w:val="footnote reference"/>
    <w:uiPriority w:val="99"/>
    <w:semiHidden/>
    <w:unhideWhenUsed/>
    <w:rsid w:val="002F06D8"/>
    <w:rPr>
      <w:vertAlign w:val="superscript"/>
    </w:rPr>
  </w:style>
  <w:style w:type="character" w:customStyle="1" w:styleId="shorttext">
    <w:name w:val="short_text"/>
    <w:rsid w:val="002F06D8"/>
  </w:style>
  <w:style w:type="table" w:styleId="GridTable5Dark-Accent3">
    <w:name w:val="Grid Table 5 Dark Accent 3"/>
    <w:basedOn w:val="TableNormal"/>
    <w:uiPriority w:val="48"/>
    <w:rsid w:val="004C56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72"/>
    <w:rsid w:val="008543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6">
    <w:name w:val="Pa6"/>
    <w:basedOn w:val="Default"/>
    <w:next w:val="Default"/>
    <w:uiPriority w:val="99"/>
    <w:rsid w:val="00B661FB"/>
    <w:pPr>
      <w:autoSpaceDE w:val="0"/>
      <w:autoSpaceDN w:val="0"/>
      <w:adjustRightInd w:val="0"/>
      <w:spacing w:line="241" w:lineRule="atLeast"/>
    </w:pPr>
    <w:rPr>
      <w:rFonts w:ascii="Univers Condensed" w:eastAsia="Calibri" w:hAnsi="Univers Condensed" w:cs="Arial"/>
      <w:color w:val="auto"/>
      <w:lang w:eastAsia="en-US"/>
    </w:rPr>
  </w:style>
  <w:style w:type="character" w:customStyle="1" w:styleId="A10">
    <w:name w:val="A10"/>
    <w:uiPriority w:val="99"/>
    <w:rsid w:val="00B661FB"/>
    <w:rPr>
      <w:rFonts w:cs="Univers Condensed"/>
      <w:b/>
      <w:bCs/>
      <w:color w:val="000000"/>
      <w:sz w:val="28"/>
      <w:szCs w:val="28"/>
    </w:rPr>
  </w:style>
  <w:style w:type="character" w:customStyle="1" w:styleId="A11">
    <w:name w:val="A11"/>
    <w:uiPriority w:val="99"/>
    <w:rsid w:val="00B661FB"/>
    <w:rPr>
      <w:rFonts w:cs="Univers Condense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15989">
      <w:bodyDiv w:val="1"/>
      <w:marLeft w:val="0"/>
      <w:marRight w:val="0"/>
      <w:marTop w:val="0"/>
      <w:marBottom w:val="0"/>
      <w:divBdr>
        <w:top w:val="none" w:sz="0" w:space="0" w:color="auto"/>
        <w:left w:val="none" w:sz="0" w:space="0" w:color="auto"/>
        <w:bottom w:val="none" w:sz="0" w:space="0" w:color="auto"/>
        <w:right w:val="none" w:sz="0" w:space="0" w:color="auto"/>
      </w:divBdr>
    </w:div>
    <w:div w:id="339238960">
      <w:bodyDiv w:val="1"/>
      <w:marLeft w:val="0"/>
      <w:marRight w:val="0"/>
      <w:marTop w:val="0"/>
      <w:marBottom w:val="0"/>
      <w:divBdr>
        <w:top w:val="none" w:sz="0" w:space="0" w:color="auto"/>
        <w:left w:val="none" w:sz="0" w:space="0" w:color="auto"/>
        <w:bottom w:val="none" w:sz="0" w:space="0" w:color="auto"/>
        <w:right w:val="none" w:sz="0" w:space="0" w:color="auto"/>
      </w:divBdr>
    </w:div>
    <w:div w:id="483274582">
      <w:bodyDiv w:val="1"/>
      <w:marLeft w:val="0"/>
      <w:marRight w:val="0"/>
      <w:marTop w:val="0"/>
      <w:marBottom w:val="0"/>
      <w:divBdr>
        <w:top w:val="none" w:sz="0" w:space="0" w:color="auto"/>
        <w:left w:val="none" w:sz="0" w:space="0" w:color="auto"/>
        <w:bottom w:val="none" w:sz="0" w:space="0" w:color="auto"/>
        <w:right w:val="none" w:sz="0" w:space="0" w:color="auto"/>
      </w:divBdr>
    </w:div>
    <w:div w:id="618147806">
      <w:bodyDiv w:val="1"/>
      <w:marLeft w:val="0"/>
      <w:marRight w:val="0"/>
      <w:marTop w:val="0"/>
      <w:marBottom w:val="0"/>
      <w:divBdr>
        <w:top w:val="none" w:sz="0" w:space="0" w:color="auto"/>
        <w:left w:val="none" w:sz="0" w:space="0" w:color="auto"/>
        <w:bottom w:val="none" w:sz="0" w:space="0" w:color="auto"/>
        <w:right w:val="none" w:sz="0" w:space="0" w:color="auto"/>
      </w:divBdr>
    </w:div>
    <w:div w:id="843400109">
      <w:bodyDiv w:val="1"/>
      <w:marLeft w:val="0"/>
      <w:marRight w:val="0"/>
      <w:marTop w:val="0"/>
      <w:marBottom w:val="0"/>
      <w:divBdr>
        <w:top w:val="none" w:sz="0" w:space="0" w:color="auto"/>
        <w:left w:val="none" w:sz="0" w:space="0" w:color="auto"/>
        <w:bottom w:val="none" w:sz="0" w:space="0" w:color="auto"/>
        <w:right w:val="none" w:sz="0" w:space="0" w:color="auto"/>
      </w:divBdr>
    </w:div>
    <w:div w:id="916475115">
      <w:bodyDiv w:val="1"/>
      <w:marLeft w:val="0"/>
      <w:marRight w:val="0"/>
      <w:marTop w:val="0"/>
      <w:marBottom w:val="0"/>
      <w:divBdr>
        <w:top w:val="none" w:sz="0" w:space="0" w:color="auto"/>
        <w:left w:val="none" w:sz="0" w:space="0" w:color="auto"/>
        <w:bottom w:val="none" w:sz="0" w:space="0" w:color="auto"/>
        <w:right w:val="none" w:sz="0" w:space="0" w:color="auto"/>
      </w:divBdr>
    </w:div>
    <w:div w:id="1047947225">
      <w:bodyDiv w:val="1"/>
      <w:marLeft w:val="0"/>
      <w:marRight w:val="0"/>
      <w:marTop w:val="0"/>
      <w:marBottom w:val="0"/>
      <w:divBdr>
        <w:top w:val="none" w:sz="0" w:space="0" w:color="auto"/>
        <w:left w:val="none" w:sz="0" w:space="0" w:color="auto"/>
        <w:bottom w:val="none" w:sz="0" w:space="0" w:color="auto"/>
        <w:right w:val="none" w:sz="0" w:space="0" w:color="auto"/>
      </w:divBdr>
    </w:div>
    <w:div w:id="1271889219">
      <w:bodyDiv w:val="1"/>
      <w:marLeft w:val="0"/>
      <w:marRight w:val="0"/>
      <w:marTop w:val="0"/>
      <w:marBottom w:val="0"/>
      <w:divBdr>
        <w:top w:val="none" w:sz="0" w:space="0" w:color="auto"/>
        <w:left w:val="none" w:sz="0" w:space="0" w:color="auto"/>
        <w:bottom w:val="none" w:sz="0" w:space="0" w:color="auto"/>
        <w:right w:val="none" w:sz="0" w:space="0" w:color="auto"/>
      </w:divBdr>
    </w:div>
    <w:div w:id="1323506626">
      <w:bodyDiv w:val="1"/>
      <w:marLeft w:val="0"/>
      <w:marRight w:val="0"/>
      <w:marTop w:val="0"/>
      <w:marBottom w:val="0"/>
      <w:divBdr>
        <w:top w:val="none" w:sz="0" w:space="0" w:color="auto"/>
        <w:left w:val="none" w:sz="0" w:space="0" w:color="auto"/>
        <w:bottom w:val="none" w:sz="0" w:space="0" w:color="auto"/>
        <w:right w:val="none" w:sz="0" w:space="0" w:color="auto"/>
      </w:divBdr>
    </w:div>
    <w:div w:id="1367952427">
      <w:bodyDiv w:val="1"/>
      <w:marLeft w:val="0"/>
      <w:marRight w:val="0"/>
      <w:marTop w:val="0"/>
      <w:marBottom w:val="0"/>
      <w:divBdr>
        <w:top w:val="none" w:sz="0" w:space="0" w:color="auto"/>
        <w:left w:val="none" w:sz="0" w:space="0" w:color="auto"/>
        <w:bottom w:val="none" w:sz="0" w:space="0" w:color="auto"/>
        <w:right w:val="none" w:sz="0" w:space="0" w:color="auto"/>
      </w:divBdr>
      <w:divsChild>
        <w:div w:id="812481994">
          <w:marLeft w:val="547"/>
          <w:marRight w:val="0"/>
          <w:marTop w:val="0"/>
          <w:marBottom w:val="0"/>
          <w:divBdr>
            <w:top w:val="none" w:sz="0" w:space="0" w:color="auto"/>
            <w:left w:val="none" w:sz="0" w:space="0" w:color="auto"/>
            <w:bottom w:val="none" w:sz="0" w:space="0" w:color="auto"/>
            <w:right w:val="none" w:sz="0" w:space="0" w:color="auto"/>
          </w:divBdr>
        </w:div>
      </w:divsChild>
    </w:div>
    <w:div w:id="1381710558">
      <w:bodyDiv w:val="1"/>
      <w:marLeft w:val="0"/>
      <w:marRight w:val="0"/>
      <w:marTop w:val="0"/>
      <w:marBottom w:val="0"/>
      <w:divBdr>
        <w:top w:val="none" w:sz="0" w:space="0" w:color="auto"/>
        <w:left w:val="none" w:sz="0" w:space="0" w:color="auto"/>
        <w:bottom w:val="none" w:sz="0" w:space="0" w:color="auto"/>
        <w:right w:val="none" w:sz="0" w:space="0" w:color="auto"/>
      </w:divBdr>
    </w:div>
    <w:div w:id="1418554022">
      <w:bodyDiv w:val="1"/>
      <w:marLeft w:val="0"/>
      <w:marRight w:val="0"/>
      <w:marTop w:val="0"/>
      <w:marBottom w:val="0"/>
      <w:divBdr>
        <w:top w:val="none" w:sz="0" w:space="0" w:color="auto"/>
        <w:left w:val="none" w:sz="0" w:space="0" w:color="auto"/>
        <w:bottom w:val="none" w:sz="0" w:space="0" w:color="auto"/>
        <w:right w:val="none" w:sz="0" w:space="0" w:color="auto"/>
      </w:divBdr>
    </w:div>
    <w:div w:id="1564682862">
      <w:bodyDiv w:val="1"/>
      <w:marLeft w:val="0"/>
      <w:marRight w:val="0"/>
      <w:marTop w:val="0"/>
      <w:marBottom w:val="0"/>
      <w:divBdr>
        <w:top w:val="none" w:sz="0" w:space="0" w:color="auto"/>
        <w:left w:val="none" w:sz="0" w:space="0" w:color="auto"/>
        <w:bottom w:val="none" w:sz="0" w:space="0" w:color="auto"/>
        <w:right w:val="none" w:sz="0" w:space="0" w:color="auto"/>
      </w:divBdr>
    </w:div>
    <w:div w:id="1567180427">
      <w:bodyDiv w:val="1"/>
      <w:marLeft w:val="0"/>
      <w:marRight w:val="0"/>
      <w:marTop w:val="0"/>
      <w:marBottom w:val="0"/>
      <w:divBdr>
        <w:top w:val="none" w:sz="0" w:space="0" w:color="auto"/>
        <w:left w:val="none" w:sz="0" w:space="0" w:color="auto"/>
        <w:bottom w:val="none" w:sz="0" w:space="0" w:color="auto"/>
        <w:right w:val="none" w:sz="0" w:space="0" w:color="auto"/>
      </w:divBdr>
    </w:div>
    <w:div w:id="1584605935">
      <w:bodyDiv w:val="1"/>
      <w:marLeft w:val="0"/>
      <w:marRight w:val="0"/>
      <w:marTop w:val="0"/>
      <w:marBottom w:val="0"/>
      <w:divBdr>
        <w:top w:val="none" w:sz="0" w:space="0" w:color="auto"/>
        <w:left w:val="none" w:sz="0" w:space="0" w:color="auto"/>
        <w:bottom w:val="none" w:sz="0" w:space="0" w:color="auto"/>
        <w:right w:val="none" w:sz="0" w:space="0" w:color="auto"/>
      </w:divBdr>
    </w:div>
    <w:div w:id="1727755530">
      <w:bodyDiv w:val="1"/>
      <w:marLeft w:val="0"/>
      <w:marRight w:val="0"/>
      <w:marTop w:val="0"/>
      <w:marBottom w:val="0"/>
      <w:divBdr>
        <w:top w:val="none" w:sz="0" w:space="0" w:color="auto"/>
        <w:left w:val="none" w:sz="0" w:space="0" w:color="auto"/>
        <w:bottom w:val="none" w:sz="0" w:space="0" w:color="auto"/>
        <w:right w:val="none" w:sz="0" w:space="0" w:color="auto"/>
      </w:divBdr>
    </w:div>
    <w:div w:id="1866287133">
      <w:bodyDiv w:val="1"/>
      <w:marLeft w:val="0"/>
      <w:marRight w:val="0"/>
      <w:marTop w:val="0"/>
      <w:marBottom w:val="0"/>
      <w:divBdr>
        <w:top w:val="none" w:sz="0" w:space="0" w:color="auto"/>
        <w:left w:val="none" w:sz="0" w:space="0" w:color="auto"/>
        <w:bottom w:val="none" w:sz="0" w:space="0" w:color="auto"/>
        <w:right w:val="none" w:sz="0" w:space="0" w:color="auto"/>
      </w:divBdr>
    </w:div>
    <w:div w:id="1879513956">
      <w:bodyDiv w:val="1"/>
      <w:marLeft w:val="0"/>
      <w:marRight w:val="0"/>
      <w:marTop w:val="0"/>
      <w:marBottom w:val="0"/>
      <w:divBdr>
        <w:top w:val="none" w:sz="0" w:space="0" w:color="auto"/>
        <w:left w:val="none" w:sz="0" w:space="0" w:color="auto"/>
        <w:bottom w:val="none" w:sz="0" w:space="0" w:color="auto"/>
        <w:right w:val="none" w:sz="0" w:space="0" w:color="auto"/>
      </w:divBdr>
    </w:div>
    <w:div w:id="20854519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aurya\Documents\Custom%20Office%20Templates\MedicalCommittee_Improvement_B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6F012E699D724CB291CFCD4A04BD84" ma:contentTypeVersion="0" ma:contentTypeDescription="Create a new document." ma:contentTypeScope="" ma:versionID="364e0240adb557a7384438e3747860d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ABF952-398C-4E68-B1A1-6AA13ACECBA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8108BE8-488C-4076-BA5D-04808C6504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6ACE933-E6F6-46D0-AAFB-88328CE71BC2}">
  <ds:schemaRefs>
    <ds:schemaRef ds:uri="http://schemas.microsoft.com/sharepoint/v3/contenttype/forms"/>
  </ds:schemaRefs>
</ds:datastoreItem>
</file>

<file path=customXml/itemProps4.xml><?xml version="1.0" encoding="utf-8"?>
<ds:datastoreItem xmlns:ds="http://schemas.openxmlformats.org/officeDocument/2006/customXml" ds:itemID="{1254D7F6-8805-41E4-A201-AAEA046EE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MedicalCommittee_Improvement_BRD</Template>
  <TotalTime>0</TotalTime>
  <Pages>29</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HAAD</Company>
  <LinksUpToDate>false</LinksUpToDate>
  <CharactersWithSpaces>24293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 Maurya</dc:creator>
  <cp:keywords/>
  <dc:description/>
  <cp:lastModifiedBy>Prashant Thomas</cp:lastModifiedBy>
  <cp:revision>2</cp:revision>
  <dcterms:created xsi:type="dcterms:W3CDTF">2020-01-16T08:13:00Z</dcterms:created>
  <dcterms:modified xsi:type="dcterms:W3CDTF">2020-01-16T08:13:00Z</dcterms:modified>
</cp:coreProperties>
</file>